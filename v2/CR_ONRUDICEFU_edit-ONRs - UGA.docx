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911A5E" w14:textId="77777777" w:rsidR="00085777" w:rsidRPr="0010475D" w:rsidRDefault="00A84BC8" w:rsidP="002D23F3">
      <w:pPr>
        <w:autoSpaceDE w:val="0"/>
        <w:autoSpaceDN w:val="0"/>
        <w:adjustRightInd w:val="0"/>
        <w:spacing w:before="120" w:after="0" w:line="240" w:lineRule="auto"/>
        <w:jc w:val="center"/>
        <w:rPr>
          <w:rFonts w:ascii="Marianne" w:hAnsi="Marianne"/>
          <w:b/>
          <w:sz w:val="28"/>
          <w:szCs w:val="18"/>
        </w:rPr>
      </w:pPr>
      <w:r w:rsidRPr="0010475D">
        <w:rPr>
          <w:rFonts w:ascii="Marianne" w:hAnsi="Marianne"/>
          <w:b/>
          <w:sz w:val="28"/>
          <w:szCs w:val="18"/>
        </w:rPr>
        <w:t>Compte rendu des échanges</w:t>
      </w:r>
      <w:r w:rsidR="00B90239" w:rsidRPr="0010475D">
        <w:rPr>
          <w:rFonts w:ascii="Marianne" w:hAnsi="Marianne"/>
          <w:b/>
          <w:sz w:val="28"/>
          <w:szCs w:val="18"/>
        </w:rPr>
        <w:t xml:space="preserve"> avec les </w:t>
      </w:r>
      <w:r w:rsidR="00937772" w:rsidRPr="0010475D">
        <w:rPr>
          <w:rFonts w:ascii="Marianne" w:hAnsi="Marianne"/>
          <w:b/>
          <w:sz w:val="28"/>
          <w:szCs w:val="18"/>
        </w:rPr>
        <w:t xml:space="preserve">représentants des </w:t>
      </w:r>
      <w:r w:rsidR="00B90239" w:rsidRPr="0010475D">
        <w:rPr>
          <w:rFonts w:ascii="Marianne" w:hAnsi="Marianne"/>
          <w:b/>
          <w:sz w:val="28"/>
          <w:szCs w:val="18"/>
        </w:rPr>
        <w:t xml:space="preserve">organismes de de recherche, </w:t>
      </w:r>
      <w:proofErr w:type="spellStart"/>
      <w:r w:rsidR="00B90239" w:rsidRPr="0010475D">
        <w:rPr>
          <w:rFonts w:ascii="Marianne" w:hAnsi="Marianne"/>
          <w:b/>
          <w:sz w:val="28"/>
          <w:szCs w:val="18"/>
        </w:rPr>
        <w:t>Udice</w:t>
      </w:r>
      <w:proofErr w:type="spellEnd"/>
      <w:r w:rsidR="00B90239" w:rsidRPr="0010475D">
        <w:rPr>
          <w:rFonts w:ascii="Marianne" w:hAnsi="Marianne"/>
          <w:b/>
          <w:sz w:val="28"/>
          <w:szCs w:val="18"/>
        </w:rPr>
        <w:t xml:space="preserve"> et France Université</w:t>
      </w:r>
    </w:p>
    <w:p w14:paraId="5DAD650F" w14:textId="77777777" w:rsidR="00320F93" w:rsidRPr="00B64587" w:rsidRDefault="00B90239" w:rsidP="002D23F3">
      <w:pPr>
        <w:autoSpaceDE w:val="0"/>
        <w:autoSpaceDN w:val="0"/>
        <w:adjustRightInd w:val="0"/>
        <w:spacing w:before="120" w:after="0" w:line="240" w:lineRule="auto"/>
        <w:jc w:val="center"/>
        <w:rPr>
          <w:rFonts w:ascii="Marianne" w:hAnsi="Marianne"/>
          <w:b/>
          <w:sz w:val="24"/>
          <w:szCs w:val="18"/>
        </w:rPr>
      </w:pPr>
      <w:r>
        <w:rPr>
          <w:rFonts w:ascii="Marianne" w:hAnsi="Marianne"/>
          <w:b/>
          <w:sz w:val="20"/>
          <w:szCs w:val="18"/>
        </w:rPr>
        <w:t>17 et 20</w:t>
      </w:r>
      <w:r w:rsidR="00EF76B5" w:rsidRPr="00B64587">
        <w:rPr>
          <w:rFonts w:ascii="Marianne" w:hAnsi="Marianne"/>
          <w:b/>
          <w:sz w:val="20"/>
          <w:szCs w:val="18"/>
        </w:rPr>
        <w:t xml:space="preserve"> novembre 2023</w:t>
      </w:r>
    </w:p>
    <w:p w14:paraId="600AD347" w14:textId="77777777" w:rsidR="00320F93" w:rsidRPr="002D23F3" w:rsidRDefault="00320F93" w:rsidP="002D23F3">
      <w:pPr>
        <w:autoSpaceDE w:val="0"/>
        <w:autoSpaceDN w:val="0"/>
        <w:adjustRightInd w:val="0"/>
        <w:spacing w:before="120" w:after="0" w:line="240" w:lineRule="auto"/>
        <w:jc w:val="both"/>
        <w:rPr>
          <w:rFonts w:ascii="Marianne" w:hAnsi="Marianne"/>
          <w:sz w:val="18"/>
          <w:szCs w:val="18"/>
        </w:rPr>
      </w:pPr>
    </w:p>
    <w:p w14:paraId="1A583B0A" w14:textId="55E24F90" w:rsidR="00086447" w:rsidRDefault="00086447" w:rsidP="00937772">
      <w:pPr>
        <w:autoSpaceDE w:val="0"/>
        <w:autoSpaceDN w:val="0"/>
        <w:adjustRightInd w:val="0"/>
        <w:spacing w:before="240" w:after="0" w:line="240" w:lineRule="auto"/>
        <w:jc w:val="both"/>
        <w:rPr>
          <w:rFonts w:ascii="Marianne" w:hAnsi="Marianne"/>
          <w:b/>
          <w:sz w:val="28"/>
          <w:szCs w:val="18"/>
        </w:rPr>
      </w:pPr>
      <w:r w:rsidRPr="00BE65F4">
        <w:rPr>
          <w:rFonts w:ascii="Marianne" w:hAnsi="Marianne"/>
          <w:b/>
          <w:sz w:val="28"/>
          <w:szCs w:val="18"/>
        </w:rPr>
        <w:t>Remarques générales :</w:t>
      </w:r>
    </w:p>
    <w:p w14:paraId="66132E90" w14:textId="3847D1DE" w:rsidR="00A02113" w:rsidRPr="00BE65F4" w:rsidRDefault="00A02113" w:rsidP="00A02113">
      <w:pPr>
        <w:spacing w:before="240"/>
      </w:pPr>
      <w:r>
        <w:t xml:space="preserve">Les 5 remarques suivantes sont à prendre en compte dans l’ensemble des propositions et ne seront donc pas répétées pour chaque levier : </w:t>
      </w:r>
    </w:p>
    <w:p w14:paraId="45DDA5DB" w14:textId="6C624FD8" w:rsidR="00320F93" w:rsidRPr="00A02113" w:rsidRDefault="006233F1" w:rsidP="00A02113">
      <w:pPr>
        <w:pStyle w:val="Paragraphedeliste"/>
        <w:numPr>
          <w:ilvl w:val="0"/>
          <w:numId w:val="8"/>
        </w:numPr>
        <w:autoSpaceDE w:val="0"/>
        <w:autoSpaceDN w:val="0"/>
        <w:adjustRightInd w:val="0"/>
        <w:spacing w:before="120" w:after="0" w:line="240" w:lineRule="auto"/>
        <w:ind w:left="426" w:hanging="426"/>
        <w:contextualSpacing w:val="0"/>
        <w:jc w:val="both"/>
        <w:rPr>
          <w:rFonts w:ascii="Marianne" w:hAnsi="Marianne"/>
          <w:sz w:val="18"/>
          <w:szCs w:val="18"/>
        </w:rPr>
      </w:pPr>
      <w:r>
        <w:rPr>
          <w:rFonts w:ascii="Marianne" w:hAnsi="Marianne"/>
          <w:sz w:val="18"/>
          <w:szCs w:val="18"/>
        </w:rPr>
        <w:t xml:space="preserve">L’ambition de 40% de parts de marché mondiale pour les acteurs français parait </w:t>
      </w:r>
      <w:r w:rsidR="00A02113">
        <w:rPr>
          <w:rFonts w:ascii="Marianne" w:hAnsi="Marianne"/>
          <w:sz w:val="18"/>
          <w:szCs w:val="18"/>
        </w:rPr>
        <w:t>beaucoup trop optimiste</w:t>
      </w:r>
      <w:r w:rsidR="00A75EF6">
        <w:rPr>
          <w:rFonts w:ascii="Marianne" w:hAnsi="Marianne"/>
          <w:sz w:val="18"/>
          <w:szCs w:val="18"/>
        </w:rPr>
        <w:t>.</w:t>
      </w:r>
      <w:r w:rsidR="00A02113">
        <w:rPr>
          <w:rFonts w:ascii="Marianne" w:hAnsi="Marianne"/>
          <w:sz w:val="18"/>
          <w:szCs w:val="18"/>
        </w:rPr>
        <w:t xml:space="preserve"> </w:t>
      </w:r>
      <w:r w:rsidR="00A75EF6">
        <w:rPr>
          <w:rFonts w:ascii="Marianne" w:hAnsi="Marianne"/>
          <w:sz w:val="18"/>
          <w:szCs w:val="18"/>
        </w:rPr>
        <w:t>I</w:t>
      </w:r>
      <w:r w:rsidR="00A02113">
        <w:rPr>
          <w:rFonts w:ascii="Marianne" w:hAnsi="Marianne"/>
          <w:sz w:val="18"/>
          <w:szCs w:val="18"/>
        </w:rPr>
        <w:t>l ne faut pas survendre car actuellement la France est entre le 6</w:t>
      </w:r>
      <w:r w:rsidR="00A02113" w:rsidRPr="00C9259E">
        <w:rPr>
          <w:rFonts w:ascii="Marianne" w:hAnsi="Marianne"/>
          <w:sz w:val="18"/>
          <w:szCs w:val="18"/>
          <w:vertAlign w:val="superscript"/>
        </w:rPr>
        <w:t>e</w:t>
      </w:r>
      <w:r w:rsidR="00A02113">
        <w:rPr>
          <w:rFonts w:ascii="Marianne" w:hAnsi="Marianne"/>
          <w:sz w:val="18"/>
          <w:szCs w:val="18"/>
        </w:rPr>
        <w:t xml:space="preserve"> et le 8</w:t>
      </w:r>
      <w:r w:rsidR="00A02113" w:rsidRPr="00C9259E">
        <w:rPr>
          <w:rFonts w:ascii="Marianne" w:hAnsi="Marianne"/>
          <w:sz w:val="18"/>
          <w:szCs w:val="18"/>
          <w:vertAlign w:val="superscript"/>
        </w:rPr>
        <w:t>e</w:t>
      </w:r>
      <w:r w:rsidR="00A02113">
        <w:rPr>
          <w:rFonts w:ascii="Marianne" w:hAnsi="Marianne"/>
          <w:sz w:val="18"/>
          <w:szCs w:val="18"/>
        </w:rPr>
        <w:t xml:space="preserve"> rang mondial sur l’ensemble des indicateurs avec typiquement 4 à 5% des parts mondiales voir moins (publi</w:t>
      </w:r>
      <w:r w:rsidR="00A75EF6">
        <w:rPr>
          <w:rFonts w:ascii="Marianne" w:hAnsi="Marianne"/>
          <w:sz w:val="18"/>
          <w:szCs w:val="18"/>
        </w:rPr>
        <w:t>cations scientifiques</w:t>
      </w:r>
      <w:r w:rsidR="00A02113">
        <w:rPr>
          <w:rFonts w:ascii="Marianne" w:hAnsi="Marianne"/>
          <w:sz w:val="18"/>
          <w:szCs w:val="18"/>
        </w:rPr>
        <w:t>, impact, brevet, #startups, $ industrie</w:t>
      </w:r>
      <w:r w:rsidR="00A75EF6">
        <w:rPr>
          <w:rFonts w:ascii="Marianne" w:hAnsi="Marianne"/>
          <w:sz w:val="18"/>
          <w:szCs w:val="18"/>
        </w:rPr>
        <w:t>, etc.</w:t>
      </w:r>
      <w:r w:rsidR="00A02113">
        <w:rPr>
          <w:rFonts w:ascii="Marianne" w:hAnsi="Marianne"/>
          <w:sz w:val="18"/>
          <w:szCs w:val="18"/>
        </w:rPr>
        <w:t>)</w:t>
      </w:r>
      <w:r w:rsidR="00A02113" w:rsidRPr="002D23F3">
        <w:rPr>
          <w:rFonts w:ascii="Marianne" w:hAnsi="Marianne"/>
          <w:sz w:val="18"/>
          <w:szCs w:val="18"/>
        </w:rPr>
        <w:t>.</w:t>
      </w:r>
    </w:p>
    <w:p w14:paraId="63309760" w14:textId="7606DB31" w:rsidR="006233F1" w:rsidRDefault="00C93874" w:rsidP="00D112A6">
      <w:pPr>
        <w:pStyle w:val="Paragraphedeliste"/>
        <w:numPr>
          <w:ilvl w:val="0"/>
          <w:numId w:val="8"/>
        </w:numPr>
        <w:autoSpaceDE w:val="0"/>
        <w:autoSpaceDN w:val="0"/>
        <w:adjustRightInd w:val="0"/>
        <w:spacing w:before="120" w:after="0" w:line="240" w:lineRule="auto"/>
        <w:ind w:left="426" w:hanging="426"/>
        <w:contextualSpacing w:val="0"/>
        <w:jc w:val="both"/>
        <w:rPr>
          <w:rFonts w:ascii="Marianne" w:hAnsi="Marianne"/>
          <w:sz w:val="18"/>
          <w:szCs w:val="18"/>
        </w:rPr>
      </w:pPr>
      <w:bookmarkStart w:id="0" w:name="_Ref152194309"/>
      <w:r>
        <w:rPr>
          <w:rFonts w:ascii="Marianne" w:hAnsi="Marianne"/>
          <w:sz w:val="18"/>
          <w:szCs w:val="18"/>
        </w:rPr>
        <w:t>La gouvernance de la stratégie quantique gagnerait à mettre en place des groupes de réflexions, à l’image de ce qui a été expérimenté dans le passé par le GDR IQFA</w:t>
      </w:r>
      <w:r w:rsidR="00A02113" w:rsidRPr="00A02113">
        <w:rPr>
          <w:rFonts w:ascii="Marianne" w:hAnsi="Marianne"/>
          <w:sz w:val="18"/>
          <w:szCs w:val="18"/>
        </w:rPr>
        <w:t xml:space="preserve"> </w:t>
      </w:r>
      <w:r w:rsidR="00A02113">
        <w:rPr>
          <w:rFonts w:ascii="Marianne" w:hAnsi="Marianne"/>
          <w:sz w:val="18"/>
          <w:szCs w:val="18"/>
        </w:rPr>
        <w:t xml:space="preserve">ou de la </w:t>
      </w:r>
      <w:r w:rsidR="00A75EF6">
        <w:rPr>
          <w:rFonts w:ascii="Marianne" w:hAnsi="Marianne"/>
          <w:sz w:val="18"/>
          <w:szCs w:val="18"/>
        </w:rPr>
        <w:t>‘</w:t>
      </w:r>
      <w:proofErr w:type="spellStart"/>
      <w:r w:rsidR="00A02113">
        <w:rPr>
          <w:rFonts w:ascii="Marianne" w:hAnsi="Marianne"/>
          <w:sz w:val="18"/>
          <w:szCs w:val="18"/>
        </w:rPr>
        <w:t>task</w:t>
      </w:r>
      <w:proofErr w:type="spellEnd"/>
      <w:r w:rsidR="00A02113">
        <w:rPr>
          <w:rFonts w:ascii="Marianne" w:hAnsi="Marianne"/>
          <w:sz w:val="18"/>
          <w:szCs w:val="18"/>
        </w:rPr>
        <w:t xml:space="preserve"> force</w:t>
      </w:r>
      <w:r w:rsidR="00A75EF6">
        <w:rPr>
          <w:rFonts w:ascii="Marianne" w:hAnsi="Marianne"/>
          <w:sz w:val="18"/>
          <w:szCs w:val="18"/>
        </w:rPr>
        <w:t>’</w:t>
      </w:r>
      <w:r w:rsidR="00A02113">
        <w:rPr>
          <w:rFonts w:ascii="Marianne" w:hAnsi="Marianne"/>
          <w:sz w:val="18"/>
          <w:szCs w:val="18"/>
        </w:rPr>
        <w:t xml:space="preserve"> initiale du plan quantique</w:t>
      </w:r>
      <w:r>
        <w:rPr>
          <w:rFonts w:ascii="Marianne" w:hAnsi="Marianne"/>
          <w:sz w:val="18"/>
          <w:szCs w:val="18"/>
        </w:rPr>
        <w:t>.</w:t>
      </w:r>
      <w:bookmarkEnd w:id="0"/>
    </w:p>
    <w:p w14:paraId="5A2C2F64" w14:textId="62414382" w:rsidR="00B92E41" w:rsidRDefault="00DD2ABE" w:rsidP="00D112A6">
      <w:pPr>
        <w:pStyle w:val="Paragraphedeliste"/>
        <w:numPr>
          <w:ilvl w:val="0"/>
          <w:numId w:val="8"/>
        </w:numPr>
        <w:autoSpaceDE w:val="0"/>
        <w:autoSpaceDN w:val="0"/>
        <w:adjustRightInd w:val="0"/>
        <w:spacing w:before="120" w:after="0" w:line="240" w:lineRule="auto"/>
        <w:ind w:left="426" w:hanging="426"/>
        <w:contextualSpacing w:val="0"/>
        <w:jc w:val="both"/>
        <w:rPr>
          <w:rFonts w:ascii="Marianne" w:hAnsi="Marianne"/>
          <w:sz w:val="18"/>
          <w:szCs w:val="18"/>
        </w:rPr>
      </w:pPr>
      <w:r>
        <w:rPr>
          <w:rFonts w:ascii="Marianne" w:hAnsi="Marianne"/>
          <w:sz w:val="18"/>
          <w:szCs w:val="18"/>
        </w:rPr>
        <w:t xml:space="preserve">Réunir les responsables de programmes à un rythme </w:t>
      </w:r>
      <w:r w:rsidR="00D22F0C">
        <w:rPr>
          <w:rFonts w:ascii="Marianne" w:hAnsi="Marianne"/>
          <w:sz w:val="18"/>
          <w:szCs w:val="18"/>
        </w:rPr>
        <w:t xml:space="preserve">bimestriel </w:t>
      </w:r>
      <w:r w:rsidR="00BF6401">
        <w:rPr>
          <w:rFonts w:ascii="Marianne" w:hAnsi="Marianne"/>
          <w:sz w:val="18"/>
          <w:szCs w:val="18"/>
        </w:rPr>
        <w:t xml:space="preserve">plutôt que semestriel </w:t>
      </w:r>
      <w:r>
        <w:rPr>
          <w:rFonts w:ascii="Marianne" w:hAnsi="Marianne"/>
          <w:sz w:val="18"/>
          <w:szCs w:val="18"/>
        </w:rPr>
        <w:t xml:space="preserve">permettrait d’améliorer la transversalité </w:t>
      </w:r>
      <w:r w:rsidR="00D22F0C">
        <w:rPr>
          <w:rFonts w:ascii="Marianne" w:hAnsi="Marianne"/>
          <w:sz w:val="18"/>
          <w:szCs w:val="18"/>
        </w:rPr>
        <w:t xml:space="preserve">et la synergie </w:t>
      </w:r>
      <w:r>
        <w:rPr>
          <w:rFonts w:ascii="Marianne" w:hAnsi="Marianne"/>
          <w:sz w:val="18"/>
          <w:szCs w:val="18"/>
        </w:rPr>
        <w:t>entre les programmes.</w:t>
      </w:r>
    </w:p>
    <w:p w14:paraId="6C22F048" w14:textId="27ABE9B1" w:rsidR="00327A9B" w:rsidRDefault="00327A9B" w:rsidP="00D112A6">
      <w:pPr>
        <w:pStyle w:val="Paragraphedeliste"/>
        <w:numPr>
          <w:ilvl w:val="0"/>
          <w:numId w:val="8"/>
        </w:numPr>
        <w:autoSpaceDE w:val="0"/>
        <w:autoSpaceDN w:val="0"/>
        <w:adjustRightInd w:val="0"/>
        <w:spacing w:before="120" w:after="0" w:line="240" w:lineRule="auto"/>
        <w:ind w:left="426" w:hanging="426"/>
        <w:contextualSpacing w:val="0"/>
        <w:jc w:val="both"/>
        <w:rPr>
          <w:rFonts w:ascii="Marianne" w:hAnsi="Marianne"/>
          <w:sz w:val="18"/>
          <w:szCs w:val="18"/>
        </w:rPr>
      </w:pPr>
      <w:r>
        <w:rPr>
          <w:rFonts w:ascii="Marianne" w:hAnsi="Marianne"/>
          <w:sz w:val="18"/>
          <w:szCs w:val="18"/>
        </w:rPr>
        <w:t xml:space="preserve">Pour nous prononcer sur le dimensionnement budgétaire, </w:t>
      </w:r>
      <w:r w:rsidR="00E26F44">
        <w:rPr>
          <w:rFonts w:ascii="Marianne" w:hAnsi="Marianne"/>
          <w:sz w:val="18"/>
          <w:szCs w:val="18"/>
        </w:rPr>
        <w:t xml:space="preserve">un plan d’ensemble avec une explicitation des objectifs et des priorités ainsi qu’une </w:t>
      </w:r>
      <w:r>
        <w:rPr>
          <w:rFonts w:ascii="Marianne" w:hAnsi="Marianne"/>
          <w:sz w:val="18"/>
          <w:szCs w:val="18"/>
        </w:rPr>
        <w:t xml:space="preserve">explicitation des hypothèses de modélisation </w:t>
      </w:r>
      <w:r w:rsidR="00A75EF6">
        <w:rPr>
          <w:rFonts w:ascii="Marianne" w:hAnsi="Marianne"/>
          <w:sz w:val="18"/>
          <w:szCs w:val="18"/>
        </w:rPr>
        <w:t xml:space="preserve">sont </w:t>
      </w:r>
      <w:r>
        <w:rPr>
          <w:rFonts w:ascii="Marianne" w:hAnsi="Marianne"/>
          <w:sz w:val="18"/>
          <w:szCs w:val="18"/>
        </w:rPr>
        <w:t>nécessaire</w:t>
      </w:r>
      <w:r w:rsidR="00A75EF6">
        <w:rPr>
          <w:rFonts w:ascii="Marianne" w:hAnsi="Marianne"/>
          <w:sz w:val="18"/>
          <w:szCs w:val="18"/>
        </w:rPr>
        <w:t>s</w:t>
      </w:r>
      <w:r>
        <w:rPr>
          <w:rFonts w:ascii="Marianne" w:hAnsi="Marianne"/>
          <w:sz w:val="18"/>
          <w:szCs w:val="18"/>
        </w:rPr>
        <w:t>.</w:t>
      </w:r>
    </w:p>
    <w:p w14:paraId="62AC7A2C" w14:textId="7CC41B50" w:rsidR="00A02113" w:rsidRDefault="00E26F44" w:rsidP="00E26F44">
      <w:pPr>
        <w:pStyle w:val="Paragraphedeliste"/>
        <w:numPr>
          <w:ilvl w:val="0"/>
          <w:numId w:val="8"/>
        </w:numPr>
        <w:autoSpaceDE w:val="0"/>
        <w:autoSpaceDN w:val="0"/>
        <w:adjustRightInd w:val="0"/>
        <w:spacing w:before="120" w:after="0" w:line="240" w:lineRule="auto"/>
        <w:ind w:left="426" w:hanging="426"/>
        <w:contextualSpacing w:val="0"/>
        <w:jc w:val="both"/>
        <w:rPr>
          <w:rFonts w:ascii="Marianne" w:hAnsi="Marianne"/>
          <w:sz w:val="18"/>
          <w:szCs w:val="18"/>
        </w:rPr>
      </w:pPr>
      <w:r>
        <w:rPr>
          <w:rFonts w:ascii="Marianne" w:hAnsi="Marianne"/>
          <w:sz w:val="18"/>
          <w:szCs w:val="18"/>
        </w:rPr>
        <w:t>Le positionnement de la stratégie comme un</w:t>
      </w:r>
      <w:r w:rsidR="00EE10F7">
        <w:rPr>
          <w:rFonts w:ascii="Marianne" w:hAnsi="Marianne"/>
          <w:sz w:val="18"/>
          <w:szCs w:val="18"/>
        </w:rPr>
        <w:t>e</w:t>
      </w:r>
      <w:r>
        <w:rPr>
          <w:rFonts w:ascii="Marianne" w:hAnsi="Marianne"/>
          <w:sz w:val="18"/>
          <w:szCs w:val="18"/>
        </w:rPr>
        <w:t xml:space="preserve"> monté</w:t>
      </w:r>
      <w:r w:rsidR="00A75EF6">
        <w:rPr>
          <w:rFonts w:ascii="Marianne" w:hAnsi="Marianne"/>
          <w:sz w:val="18"/>
          <w:szCs w:val="18"/>
        </w:rPr>
        <w:t>e</w:t>
      </w:r>
      <w:r>
        <w:rPr>
          <w:rFonts w:ascii="Marianne" w:hAnsi="Marianne"/>
          <w:sz w:val="18"/>
          <w:szCs w:val="18"/>
        </w:rPr>
        <w:t xml:space="preserve"> en maturité par rapport à une</w:t>
      </w:r>
      <w:r w:rsidR="00A02113">
        <w:rPr>
          <w:rFonts w:ascii="Marianne" w:hAnsi="Marianne"/>
          <w:sz w:val="18"/>
          <w:szCs w:val="18"/>
        </w:rPr>
        <w:t xml:space="preserve"> première phase réussie doit être revue en </w:t>
      </w:r>
    </w:p>
    <w:p w14:paraId="0B66BF7D" w14:textId="77777777" w:rsidR="00A02113" w:rsidRDefault="00A02113" w:rsidP="00A75EF6">
      <w:pPr>
        <w:pStyle w:val="Paragraphedeliste"/>
        <w:numPr>
          <w:ilvl w:val="1"/>
          <w:numId w:val="8"/>
        </w:numPr>
        <w:autoSpaceDE w:val="0"/>
        <w:autoSpaceDN w:val="0"/>
        <w:adjustRightInd w:val="0"/>
        <w:spacing w:before="120" w:after="0" w:line="240" w:lineRule="auto"/>
        <w:contextualSpacing w:val="0"/>
        <w:jc w:val="both"/>
        <w:rPr>
          <w:rFonts w:ascii="Marianne" w:hAnsi="Marianne"/>
          <w:sz w:val="18"/>
          <w:szCs w:val="18"/>
        </w:rPr>
      </w:pPr>
      <w:r>
        <w:rPr>
          <w:rFonts w:ascii="Marianne" w:hAnsi="Marianne"/>
          <w:sz w:val="18"/>
          <w:szCs w:val="18"/>
        </w:rPr>
        <w:t>Insistant sur la nécessité de focaliser des efforts sur la première phase du plan pour lancer ce qui n’est pas encore lancé et poursuivre les efforts pour atteindre les résultats espérés en particulier en accélérant l’ensemble des actions de la première phase du plan quantique</w:t>
      </w:r>
    </w:p>
    <w:p w14:paraId="3986F2A0" w14:textId="16B26BE8" w:rsidR="00E26F44" w:rsidRPr="002D23F3" w:rsidRDefault="00A02113" w:rsidP="00A75EF6">
      <w:pPr>
        <w:pStyle w:val="Paragraphedeliste"/>
        <w:numPr>
          <w:ilvl w:val="1"/>
          <w:numId w:val="8"/>
        </w:numPr>
        <w:autoSpaceDE w:val="0"/>
        <w:autoSpaceDN w:val="0"/>
        <w:adjustRightInd w:val="0"/>
        <w:spacing w:before="120" w:after="0" w:line="240" w:lineRule="auto"/>
        <w:contextualSpacing w:val="0"/>
        <w:jc w:val="both"/>
        <w:rPr>
          <w:rFonts w:ascii="Marianne" w:hAnsi="Marianne"/>
          <w:sz w:val="18"/>
          <w:szCs w:val="18"/>
        </w:rPr>
      </w:pPr>
      <w:r>
        <w:rPr>
          <w:rFonts w:ascii="Marianne" w:hAnsi="Marianne"/>
          <w:sz w:val="18"/>
          <w:szCs w:val="18"/>
        </w:rPr>
        <w:t xml:space="preserve">Renforçant le soutien à la recherche fondamentale et aux bas TRL dans les leviers de la seconde phase compte tenu de l’aspect très fortement </w:t>
      </w:r>
      <w:proofErr w:type="spellStart"/>
      <w:r>
        <w:rPr>
          <w:rFonts w:ascii="Marianne" w:hAnsi="Marianne"/>
          <w:sz w:val="18"/>
          <w:szCs w:val="18"/>
        </w:rPr>
        <w:t>deep</w:t>
      </w:r>
      <w:proofErr w:type="spellEnd"/>
      <w:r>
        <w:rPr>
          <w:rFonts w:ascii="Marianne" w:hAnsi="Marianne"/>
          <w:sz w:val="18"/>
          <w:szCs w:val="18"/>
        </w:rPr>
        <w:t xml:space="preserve">-tech des technologies quantiques  </w:t>
      </w:r>
      <w:r w:rsidR="00E26F44">
        <w:rPr>
          <w:rFonts w:ascii="Marianne" w:hAnsi="Marianne"/>
          <w:sz w:val="18"/>
          <w:szCs w:val="18"/>
        </w:rPr>
        <w:t xml:space="preserve">  </w:t>
      </w:r>
    </w:p>
    <w:p w14:paraId="1368FC03" w14:textId="77777777" w:rsidR="00EF76B5" w:rsidRPr="00BE65F4" w:rsidRDefault="00086447" w:rsidP="00937772">
      <w:pPr>
        <w:autoSpaceDE w:val="0"/>
        <w:autoSpaceDN w:val="0"/>
        <w:adjustRightInd w:val="0"/>
        <w:spacing w:before="240" w:after="0" w:line="240" w:lineRule="auto"/>
        <w:jc w:val="both"/>
        <w:rPr>
          <w:rFonts w:ascii="Marianne" w:hAnsi="Marianne"/>
          <w:b/>
          <w:sz w:val="28"/>
          <w:szCs w:val="18"/>
        </w:rPr>
      </w:pPr>
      <w:r w:rsidRPr="00BE65F4">
        <w:rPr>
          <w:rFonts w:ascii="Marianne" w:hAnsi="Marianne"/>
          <w:b/>
          <w:sz w:val="28"/>
          <w:szCs w:val="18"/>
        </w:rPr>
        <w:t>Remarques</w:t>
      </w:r>
      <w:r w:rsidR="003213FF" w:rsidRPr="00BE65F4">
        <w:rPr>
          <w:rFonts w:ascii="Marianne" w:hAnsi="Marianne"/>
          <w:b/>
          <w:sz w:val="28"/>
          <w:szCs w:val="18"/>
        </w:rPr>
        <w:t xml:space="preserve"> </w:t>
      </w:r>
      <w:r w:rsidR="00EF76B5" w:rsidRPr="00BE65F4">
        <w:rPr>
          <w:rFonts w:ascii="Marianne" w:hAnsi="Marianne"/>
          <w:b/>
          <w:sz w:val="28"/>
          <w:szCs w:val="18"/>
        </w:rPr>
        <w:t>sur les propositions</w:t>
      </w:r>
    </w:p>
    <w:p w14:paraId="3D98AA53" w14:textId="77777777" w:rsidR="00BE65F4" w:rsidRPr="00BE65F4" w:rsidRDefault="00BE65F4" w:rsidP="00937772">
      <w:pPr>
        <w:pStyle w:val="Paragraphedeliste"/>
        <w:numPr>
          <w:ilvl w:val="0"/>
          <w:numId w:val="11"/>
        </w:numPr>
        <w:autoSpaceDE w:val="0"/>
        <w:autoSpaceDN w:val="0"/>
        <w:adjustRightInd w:val="0"/>
        <w:spacing w:before="120" w:after="0" w:line="240" w:lineRule="auto"/>
        <w:ind w:left="714" w:hanging="357"/>
        <w:contextualSpacing w:val="0"/>
        <w:jc w:val="both"/>
        <w:rPr>
          <w:rFonts w:ascii="Marianne" w:hAnsi="Marianne"/>
          <w:b/>
          <w:szCs w:val="18"/>
        </w:rPr>
      </w:pPr>
      <w:r w:rsidRPr="00BE65F4">
        <w:rPr>
          <w:rFonts w:ascii="Marianne" w:hAnsi="Marianne"/>
          <w:b/>
          <w:szCs w:val="18"/>
        </w:rPr>
        <w:t>Levier 1 : Favoriser l’accès aux marchés</w:t>
      </w:r>
    </w:p>
    <w:p w14:paraId="24CB0493" w14:textId="77777777" w:rsidR="00BE65F4" w:rsidRPr="00BE65F4" w:rsidRDefault="00BE65F4" w:rsidP="00BE65F4">
      <w:pPr>
        <w:pStyle w:val="Paragraphedeliste"/>
        <w:numPr>
          <w:ilvl w:val="0"/>
          <w:numId w:val="8"/>
        </w:numPr>
        <w:autoSpaceDE w:val="0"/>
        <w:autoSpaceDN w:val="0"/>
        <w:adjustRightInd w:val="0"/>
        <w:spacing w:before="120" w:after="0" w:line="240" w:lineRule="auto"/>
        <w:ind w:left="426" w:hanging="426"/>
        <w:contextualSpacing w:val="0"/>
        <w:jc w:val="both"/>
        <w:rPr>
          <w:rFonts w:ascii="Marianne" w:hAnsi="Marianne"/>
          <w:b/>
          <w:sz w:val="18"/>
          <w:szCs w:val="18"/>
        </w:rPr>
      </w:pPr>
      <w:r w:rsidRPr="00BE65F4">
        <w:rPr>
          <w:rFonts w:ascii="Marianne" w:hAnsi="Marianne"/>
          <w:sz w:val="18"/>
          <w:szCs w:val="18"/>
        </w:rPr>
        <w:t xml:space="preserve">Dans le cadre du programme </w:t>
      </w:r>
      <w:proofErr w:type="spellStart"/>
      <w:r w:rsidRPr="00BE65F4">
        <w:rPr>
          <w:rFonts w:ascii="Marianne" w:hAnsi="Marianne"/>
          <w:sz w:val="18"/>
          <w:szCs w:val="18"/>
        </w:rPr>
        <w:t>Proqcima</w:t>
      </w:r>
      <w:proofErr w:type="spellEnd"/>
      <w:r w:rsidRPr="00BE65F4">
        <w:rPr>
          <w:rFonts w:ascii="Marianne" w:hAnsi="Marianne"/>
          <w:sz w:val="18"/>
          <w:szCs w:val="18"/>
        </w:rPr>
        <w:t>, il est mentionné une implication des ministères des armées et de la recherche. L’articulation entre les deux</w:t>
      </w:r>
      <w:r w:rsidR="0010475D">
        <w:rPr>
          <w:rFonts w:ascii="Marianne" w:hAnsi="Marianne"/>
          <w:sz w:val="18"/>
          <w:szCs w:val="18"/>
        </w:rPr>
        <w:t xml:space="preserve"> ministères</w:t>
      </w:r>
      <w:r w:rsidR="006233F1">
        <w:rPr>
          <w:rFonts w:ascii="Marianne" w:hAnsi="Marianne"/>
          <w:sz w:val="18"/>
          <w:szCs w:val="18"/>
        </w:rPr>
        <w:t xml:space="preserve"> ainsi que le recours au programme 172 méritent d’être explicités.</w:t>
      </w:r>
    </w:p>
    <w:p w14:paraId="1B7B4DC0" w14:textId="77777777" w:rsidR="00BE65F4" w:rsidRPr="00BE65F4" w:rsidRDefault="00BE65F4" w:rsidP="00937772">
      <w:pPr>
        <w:pStyle w:val="Paragraphedeliste"/>
        <w:numPr>
          <w:ilvl w:val="0"/>
          <w:numId w:val="11"/>
        </w:numPr>
        <w:autoSpaceDE w:val="0"/>
        <w:autoSpaceDN w:val="0"/>
        <w:adjustRightInd w:val="0"/>
        <w:spacing w:before="120" w:after="0" w:line="240" w:lineRule="auto"/>
        <w:ind w:left="714" w:hanging="357"/>
        <w:contextualSpacing w:val="0"/>
        <w:jc w:val="both"/>
        <w:rPr>
          <w:rFonts w:ascii="Marianne" w:hAnsi="Marianne"/>
          <w:b/>
          <w:szCs w:val="18"/>
        </w:rPr>
      </w:pPr>
      <w:r w:rsidRPr="00BE65F4">
        <w:rPr>
          <w:rFonts w:ascii="Marianne" w:hAnsi="Marianne"/>
          <w:b/>
          <w:szCs w:val="18"/>
        </w:rPr>
        <w:t>Levier 2 : Sécuriser un accès libre aux technologies</w:t>
      </w:r>
    </w:p>
    <w:p w14:paraId="64628A20" w14:textId="5755B06D" w:rsidR="001269A8" w:rsidRDefault="001269A8" w:rsidP="00567745">
      <w:pPr>
        <w:pStyle w:val="Paragraphedeliste"/>
        <w:numPr>
          <w:ilvl w:val="0"/>
          <w:numId w:val="8"/>
        </w:numPr>
        <w:autoSpaceDE w:val="0"/>
        <w:autoSpaceDN w:val="0"/>
        <w:adjustRightInd w:val="0"/>
        <w:spacing w:before="120" w:after="0" w:line="240" w:lineRule="auto"/>
        <w:ind w:left="426" w:hanging="426"/>
        <w:contextualSpacing w:val="0"/>
        <w:jc w:val="both"/>
        <w:rPr>
          <w:rFonts w:ascii="Marianne" w:hAnsi="Marianne"/>
          <w:sz w:val="18"/>
          <w:szCs w:val="18"/>
        </w:rPr>
      </w:pPr>
      <w:r>
        <w:rPr>
          <w:rFonts w:ascii="Marianne" w:hAnsi="Marianne"/>
          <w:sz w:val="18"/>
          <w:szCs w:val="18"/>
        </w:rPr>
        <w:t>La demande de rehausser</w:t>
      </w:r>
      <w:r w:rsidR="00BF6401">
        <w:rPr>
          <w:rFonts w:ascii="Marianne" w:hAnsi="Marianne"/>
          <w:sz w:val="18"/>
          <w:szCs w:val="18"/>
        </w:rPr>
        <w:t xml:space="preserve"> l</w:t>
      </w:r>
      <w:r>
        <w:rPr>
          <w:rFonts w:ascii="Marianne" w:hAnsi="Marianne"/>
          <w:sz w:val="18"/>
          <w:szCs w:val="18"/>
        </w:rPr>
        <w:t>e niveau d’enga</w:t>
      </w:r>
      <w:r w:rsidR="005D5DB9">
        <w:rPr>
          <w:rFonts w:ascii="Marianne" w:hAnsi="Marianne"/>
          <w:sz w:val="18"/>
          <w:szCs w:val="18"/>
        </w:rPr>
        <w:t xml:space="preserve">gement propre des organismes </w:t>
      </w:r>
      <w:r w:rsidR="00A02113">
        <w:rPr>
          <w:rFonts w:ascii="Marianne" w:hAnsi="Marianne"/>
          <w:sz w:val="18"/>
          <w:szCs w:val="18"/>
        </w:rPr>
        <w:t xml:space="preserve">doit être exécutable et </w:t>
      </w:r>
      <w:r w:rsidR="005D5DB9">
        <w:rPr>
          <w:rFonts w:ascii="Marianne" w:hAnsi="Marianne"/>
          <w:sz w:val="18"/>
          <w:szCs w:val="18"/>
        </w:rPr>
        <w:t>nécessite un échange dédié</w:t>
      </w:r>
      <w:r>
        <w:rPr>
          <w:rFonts w:ascii="Marianne" w:hAnsi="Marianne"/>
          <w:sz w:val="18"/>
          <w:szCs w:val="18"/>
        </w:rPr>
        <w:t xml:space="preserve"> avec les </w:t>
      </w:r>
      <w:r w:rsidR="00D22F0C">
        <w:rPr>
          <w:rFonts w:ascii="Marianne" w:hAnsi="Marianne"/>
          <w:sz w:val="18"/>
          <w:szCs w:val="18"/>
        </w:rPr>
        <w:t>PDG</w:t>
      </w:r>
      <w:r w:rsidR="007679A3">
        <w:rPr>
          <w:rFonts w:ascii="Marianne" w:hAnsi="Marianne"/>
          <w:sz w:val="18"/>
          <w:szCs w:val="18"/>
        </w:rPr>
        <w:t>/</w:t>
      </w:r>
      <w:r w:rsidR="00D22F0C">
        <w:rPr>
          <w:rFonts w:ascii="Marianne" w:hAnsi="Marianne"/>
          <w:sz w:val="18"/>
          <w:szCs w:val="18"/>
        </w:rPr>
        <w:t xml:space="preserve">AG </w:t>
      </w:r>
      <w:r w:rsidR="005D5DB9">
        <w:rPr>
          <w:rFonts w:ascii="Marianne" w:hAnsi="Marianne"/>
          <w:sz w:val="18"/>
          <w:szCs w:val="18"/>
        </w:rPr>
        <w:t>d’organismes et le</w:t>
      </w:r>
      <w:r w:rsidR="00D22F0C">
        <w:rPr>
          <w:rFonts w:ascii="Marianne" w:hAnsi="Marianne"/>
          <w:sz w:val="18"/>
          <w:szCs w:val="18"/>
        </w:rPr>
        <w:t>(s)</w:t>
      </w:r>
      <w:r w:rsidR="005D5DB9">
        <w:rPr>
          <w:rFonts w:ascii="Marianne" w:hAnsi="Marianne"/>
          <w:sz w:val="18"/>
          <w:szCs w:val="18"/>
        </w:rPr>
        <w:t xml:space="preserve"> ministère</w:t>
      </w:r>
      <w:r w:rsidR="00D22F0C">
        <w:rPr>
          <w:rFonts w:ascii="Marianne" w:hAnsi="Marianne"/>
          <w:sz w:val="18"/>
          <w:szCs w:val="18"/>
        </w:rPr>
        <w:t>(s)</w:t>
      </w:r>
      <w:r w:rsidR="005D5DB9">
        <w:rPr>
          <w:rFonts w:ascii="Marianne" w:hAnsi="Marianne"/>
          <w:sz w:val="18"/>
          <w:szCs w:val="18"/>
        </w:rPr>
        <w:t xml:space="preserve"> de tutelle</w:t>
      </w:r>
      <w:r w:rsidR="00BF6401">
        <w:rPr>
          <w:rFonts w:ascii="Marianne" w:hAnsi="Marianne"/>
          <w:sz w:val="18"/>
          <w:szCs w:val="18"/>
        </w:rPr>
        <w:t>.</w:t>
      </w:r>
    </w:p>
    <w:p w14:paraId="3359E37D" w14:textId="50D45789" w:rsidR="006233F1" w:rsidRDefault="006233F1" w:rsidP="007679A3">
      <w:pPr>
        <w:pStyle w:val="Paragraphedeliste"/>
        <w:numPr>
          <w:ilvl w:val="0"/>
          <w:numId w:val="8"/>
        </w:numPr>
        <w:autoSpaceDE w:val="0"/>
        <w:autoSpaceDN w:val="0"/>
        <w:adjustRightInd w:val="0"/>
        <w:spacing w:before="120" w:after="120" w:line="240" w:lineRule="auto"/>
        <w:ind w:left="425" w:hanging="425"/>
        <w:contextualSpacing w:val="0"/>
        <w:jc w:val="both"/>
        <w:rPr>
          <w:rFonts w:ascii="Marianne" w:hAnsi="Marianne"/>
          <w:sz w:val="18"/>
          <w:szCs w:val="18"/>
        </w:rPr>
      </w:pPr>
      <w:r>
        <w:rPr>
          <w:rFonts w:ascii="Marianne" w:hAnsi="Marianne"/>
          <w:sz w:val="18"/>
          <w:szCs w:val="18"/>
        </w:rPr>
        <w:t xml:space="preserve">La description des programmes de recherche laisse à penser qu’ils seront exclusivement </w:t>
      </w:r>
      <w:r w:rsidR="00D22F0C">
        <w:rPr>
          <w:rFonts w:ascii="Marianne" w:hAnsi="Marianne"/>
          <w:sz w:val="18"/>
          <w:szCs w:val="18"/>
        </w:rPr>
        <w:t xml:space="preserve">dédiés à </w:t>
      </w:r>
      <w:r>
        <w:rPr>
          <w:rFonts w:ascii="Marianne" w:hAnsi="Marianne"/>
          <w:sz w:val="18"/>
          <w:szCs w:val="18"/>
        </w:rPr>
        <w:t>la montée en TRL. Maintenir une recherche fondamentale forte reste indispensable sur la période projetée.</w:t>
      </w:r>
    </w:p>
    <w:p w14:paraId="1A790189" w14:textId="7E481AE8" w:rsidR="00C40961" w:rsidRDefault="6D06AD8D" w:rsidP="6D06AD8D">
      <w:pPr>
        <w:pStyle w:val="Paragraphedeliste"/>
        <w:numPr>
          <w:ilvl w:val="0"/>
          <w:numId w:val="8"/>
        </w:numPr>
        <w:autoSpaceDE w:val="0"/>
        <w:autoSpaceDN w:val="0"/>
        <w:adjustRightInd w:val="0"/>
        <w:spacing w:before="120" w:after="0" w:line="240" w:lineRule="auto"/>
        <w:ind w:left="426" w:hanging="426"/>
        <w:jc w:val="both"/>
        <w:rPr>
          <w:rFonts w:ascii="Marianne" w:hAnsi="Marianne"/>
          <w:sz w:val="18"/>
          <w:szCs w:val="18"/>
        </w:rPr>
      </w:pPr>
      <w:r w:rsidRPr="6D06AD8D">
        <w:rPr>
          <w:rFonts w:ascii="Marianne" w:hAnsi="Marianne"/>
          <w:sz w:val="18"/>
          <w:szCs w:val="18"/>
        </w:rPr>
        <w:t>Le prolongement ou non de projets du PEPR doit émaner des revues de programmes. Il est inapproprié de fixer a priori à 60% le nombre de projets reconduits</w:t>
      </w:r>
      <w:r w:rsidR="00A02113">
        <w:rPr>
          <w:rFonts w:ascii="Marianne" w:hAnsi="Marianne"/>
          <w:sz w:val="18"/>
          <w:szCs w:val="18"/>
        </w:rPr>
        <w:t xml:space="preserve"> ni un plafond en budget</w:t>
      </w:r>
      <w:r w:rsidRPr="6D06AD8D">
        <w:rPr>
          <w:rFonts w:ascii="Marianne" w:hAnsi="Marianne"/>
          <w:sz w:val="18"/>
          <w:szCs w:val="18"/>
        </w:rPr>
        <w:t>.</w:t>
      </w:r>
    </w:p>
    <w:p w14:paraId="2F3CB76B" w14:textId="54BF85B2" w:rsidR="00C93874" w:rsidRDefault="00C93874" w:rsidP="00C40961">
      <w:pPr>
        <w:pStyle w:val="Paragraphedeliste"/>
        <w:numPr>
          <w:ilvl w:val="0"/>
          <w:numId w:val="8"/>
        </w:numPr>
        <w:autoSpaceDE w:val="0"/>
        <w:autoSpaceDN w:val="0"/>
        <w:adjustRightInd w:val="0"/>
        <w:spacing w:before="120" w:after="0" w:line="240" w:lineRule="auto"/>
        <w:ind w:left="426" w:hanging="426"/>
        <w:contextualSpacing w:val="0"/>
        <w:jc w:val="both"/>
        <w:rPr>
          <w:rFonts w:ascii="Marianne" w:hAnsi="Marianne"/>
          <w:sz w:val="18"/>
          <w:szCs w:val="18"/>
        </w:rPr>
      </w:pPr>
      <w:r>
        <w:rPr>
          <w:rFonts w:ascii="Marianne" w:hAnsi="Marianne"/>
          <w:sz w:val="18"/>
          <w:szCs w:val="18"/>
        </w:rPr>
        <w:t xml:space="preserve">Le programme de soutien aux cas d’usages des capteurs quantiques hors défense semble sous dimensionné. Les cas d’usages les plus pertinents ne sont pas à chercher uniquement du côté de l’industrie mais également </w:t>
      </w:r>
      <w:r w:rsidR="00D22F0C">
        <w:rPr>
          <w:rFonts w:ascii="Marianne" w:hAnsi="Marianne"/>
          <w:sz w:val="18"/>
          <w:szCs w:val="18"/>
        </w:rPr>
        <w:t xml:space="preserve">du côté de </w:t>
      </w:r>
      <w:r>
        <w:rPr>
          <w:rFonts w:ascii="Marianne" w:hAnsi="Marianne"/>
          <w:sz w:val="18"/>
          <w:szCs w:val="18"/>
        </w:rPr>
        <w:t xml:space="preserve">l’instrumentation scientifique. </w:t>
      </w:r>
      <w:r w:rsidR="00486BCE">
        <w:rPr>
          <w:rFonts w:ascii="Marianne" w:hAnsi="Marianne"/>
          <w:sz w:val="18"/>
          <w:szCs w:val="18"/>
        </w:rPr>
        <w:t>Soutenir des « </w:t>
      </w:r>
      <w:proofErr w:type="spellStart"/>
      <w:r w:rsidR="00486BCE">
        <w:rPr>
          <w:rFonts w:ascii="Marianne" w:hAnsi="Marianne"/>
          <w:sz w:val="18"/>
          <w:szCs w:val="18"/>
        </w:rPr>
        <w:t>early</w:t>
      </w:r>
      <w:proofErr w:type="spellEnd"/>
      <w:r w:rsidR="00486BCE">
        <w:rPr>
          <w:rFonts w:ascii="Marianne" w:hAnsi="Marianne"/>
          <w:sz w:val="18"/>
          <w:szCs w:val="18"/>
        </w:rPr>
        <w:t xml:space="preserve"> </w:t>
      </w:r>
      <w:proofErr w:type="spellStart"/>
      <w:r w:rsidR="00486BCE">
        <w:rPr>
          <w:rFonts w:ascii="Marianne" w:hAnsi="Marianne"/>
          <w:sz w:val="18"/>
          <w:szCs w:val="18"/>
        </w:rPr>
        <w:t>adopters</w:t>
      </w:r>
      <w:proofErr w:type="spellEnd"/>
      <w:r w:rsidR="00486BCE">
        <w:rPr>
          <w:rFonts w:ascii="Marianne" w:hAnsi="Marianne"/>
          <w:sz w:val="18"/>
          <w:szCs w:val="18"/>
        </w:rPr>
        <w:t xml:space="preserve"> » au sein du monde académique s’est toujours avéré une stratégie payante pour accélérer le développement de technologies de rupture. </w:t>
      </w:r>
      <w:r w:rsidR="00D112A6">
        <w:rPr>
          <w:rFonts w:ascii="Marianne" w:hAnsi="Marianne"/>
          <w:sz w:val="18"/>
          <w:szCs w:val="18"/>
        </w:rPr>
        <w:t>Mobiliser un groupe de réflexion dédié</w:t>
      </w:r>
      <w:r w:rsidR="00BF6401">
        <w:rPr>
          <w:rFonts w:ascii="Marianne" w:hAnsi="Marianne"/>
          <w:sz w:val="18"/>
          <w:szCs w:val="18"/>
        </w:rPr>
        <w:t xml:space="preserve"> </w:t>
      </w:r>
      <w:r w:rsidR="00D22F0C">
        <w:rPr>
          <w:rFonts w:ascii="Marianne" w:hAnsi="Marianne"/>
          <w:sz w:val="18"/>
          <w:szCs w:val="18"/>
        </w:rPr>
        <w:t xml:space="preserve">au </w:t>
      </w:r>
      <w:r w:rsidR="00BF6401">
        <w:rPr>
          <w:rFonts w:ascii="Marianne" w:hAnsi="Marianne"/>
          <w:sz w:val="18"/>
          <w:szCs w:val="18"/>
        </w:rPr>
        <w:t>sujet</w:t>
      </w:r>
      <w:r w:rsidR="00D112A6">
        <w:rPr>
          <w:rFonts w:ascii="Marianne" w:hAnsi="Marianne"/>
          <w:sz w:val="18"/>
          <w:szCs w:val="18"/>
        </w:rPr>
        <w:t xml:space="preserve"> comme indiqué en </w:t>
      </w:r>
      <w:r w:rsidR="00D112A6">
        <w:rPr>
          <w:rFonts w:ascii="Marianne" w:hAnsi="Marianne"/>
          <w:sz w:val="18"/>
          <w:szCs w:val="18"/>
        </w:rPr>
        <w:fldChar w:fldCharType="begin"/>
      </w:r>
      <w:r w:rsidR="00D112A6">
        <w:rPr>
          <w:rFonts w:ascii="Marianne" w:hAnsi="Marianne"/>
          <w:sz w:val="18"/>
          <w:szCs w:val="18"/>
        </w:rPr>
        <w:instrText xml:space="preserve"> REF _Ref152194309 \r \h </w:instrText>
      </w:r>
      <w:r w:rsidR="00D112A6">
        <w:rPr>
          <w:rFonts w:ascii="Marianne" w:hAnsi="Marianne"/>
          <w:sz w:val="18"/>
          <w:szCs w:val="18"/>
        </w:rPr>
      </w:r>
      <w:r w:rsidR="00D112A6">
        <w:rPr>
          <w:rFonts w:ascii="Marianne" w:hAnsi="Marianne"/>
          <w:sz w:val="18"/>
          <w:szCs w:val="18"/>
        </w:rPr>
        <w:fldChar w:fldCharType="separate"/>
      </w:r>
      <w:r w:rsidR="00D112A6">
        <w:rPr>
          <w:rFonts w:ascii="Marianne" w:hAnsi="Marianne"/>
          <w:sz w:val="18"/>
          <w:szCs w:val="18"/>
        </w:rPr>
        <w:t>2</w:t>
      </w:r>
      <w:r w:rsidR="00D112A6">
        <w:rPr>
          <w:rFonts w:ascii="Marianne" w:hAnsi="Marianne"/>
          <w:sz w:val="18"/>
          <w:szCs w:val="18"/>
        </w:rPr>
        <w:fldChar w:fldCharType="end"/>
      </w:r>
      <w:r w:rsidR="00D112A6">
        <w:rPr>
          <w:rFonts w:ascii="Marianne" w:hAnsi="Marianne"/>
          <w:sz w:val="18"/>
          <w:szCs w:val="18"/>
        </w:rPr>
        <w:t xml:space="preserve"> pourrait s’avérer utile.</w:t>
      </w:r>
    </w:p>
    <w:p w14:paraId="475544C2" w14:textId="77777777" w:rsidR="00D112A6" w:rsidRDefault="00BF6401" w:rsidP="00C40961">
      <w:pPr>
        <w:pStyle w:val="Paragraphedeliste"/>
        <w:numPr>
          <w:ilvl w:val="0"/>
          <w:numId w:val="8"/>
        </w:numPr>
        <w:autoSpaceDE w:val="0"/>
        <w:autoSpaceDN w:val="0"/>
        <w:adjustRightInd w:val="0"/>
        <w:spacing w:before="120" w:after="0" w:line="240" w:lineRule="auto"/>
        <w:ind w:left="426" w:hanging="426"/>
        <w:contextualSpacing w:val="0"/>
        <w:jc w:val="both"/>
        <w:rPr>
          <w:rFonts w:ascii="Marianne" w:hAnsi="Marianne"/>
          <w:sz w:val="18"/>
          <w:szCs w:val="18"/>
        </w:rPr>
      </w:pPr>
      <w:r>
        <w:rPr>
          <w:rFonts w:ascii="Marianne" w:hAnsi="Marianne"/>
          <w:sz w:val="18"/>
          <w:szCs w:val="18"/>
        </w:rPr>
        <w:t>S’agissant</w:t>
      </w:r>
      <w:r w:rsidR="00D112A6">
        <w:rPr>
          <w:rFonts w:ascii="Marianne" w:hAnsi="Marianne"/>
          <w:sz w:val="18"/>
          <w:szCs w:val="18"/>
        </w:rPr>
        <w:t xml:space="preserve"> </w:t>
      </w:r>
      <w:r w:rsidR="00327A9B">
        <w:rPr>
          <w:rFonts w:ascii="Marianne" w:hAnsi="Marianne"/>
          <w:sz w:val="18"/>
          <w:szCs w:val="18"/>
        </w:rPr>
        <w:t xml:space="preserve">du </w:t>
      </w:r>
      <w:r w:rsidR="00D112A6">
        <w:rPr>
          <w:rFonts w:ascii="Marianne" w:hAnsi="Marianne"/>
          <w:sz w:val="18"/>
          <w:szCs w:val="18"/>
        </w:rPr>
        <w:t>programme de développement de</w:t>
      </w:r>
      <w:r>
        <w:rPr>
          <w:rFonts w:ascii="Marianne" w:hAnsi="Marianne"/>
          <w:sz w:val="18"/>
          <w:szCs w:val="18"/>
        </w:rPr>
        <w:t>s</w:t>
      </w:r>
      <w:r w:rsidR="00D112A6">
        <w:rPr>
          <w:rFonts w:ascii="Marianne" w:hAnsi="Marianne"/>
          <w:sz w:val="18"/>
          <w:szCs w:val="18"/>
        </w:rPr>
        <w:t xml:space="preserve"> technologies de communications quantiques, </w:t>
      </w:r>
      <w:r w:rsidR="00327A9B">
        <w:rPr>
          <w:rFonts w:ascii="Marianne" w:hAnsi="Marianne"/>
          <w:sz w:val="18"/>
          <w:szCs w:val="18"/>
        </w:rPr>
        <w:t>un pilotage par</w:t>
      </w:r>
      <w:r w:rsidR="00D112A6">
        <w:rPr>
          <w:rFonts w:ascii="Marianne" w:hAnsi="Marianne"/>
          <w:sz w:val="18"/>
          <w:szCs w:val="18"/>
        </w:rPr>
        <w:t xml:space="preserve"> CNRS </w:t>
      </w:r>
      <w:r w:rsidR="00327A9B">
        <w:rPr>
          <w:rFonts w:ascii="Marianne" w:hAnsi="Marianne"/>
          <w:sz w:val="18"/>
          <w:szCs w:val="18"/>
        </w:rPr>
        <w:t>parait</w:t>
      </w:r>
      <w:r w:rsidR="00D112A6">
        <w:rPr>
          <w:rFonts w:ascii="Marianne" w:hAnsi="Marianne"/>
          <w:sz w:val="18"/>
          <w:szCs w:val="18"/>
        </w:rPr>
        <w:t xml:space="preserve"> plus légitime que</w:t>
      </w:r>
      <w:r w:rsidR="00327A9B">
        <w:rPr>
          <w:rFonts w:ascii="Marianne" w:hAnsi="Marianne"/>
          <w:sz w:val="18"/>
          <w:szCs w:val="18"/>
        </w:rPr>
        <w:t xml:space="preserve"> par</w:t>
      </w:r>
      <w:r w:rsidR="00D112A6">
        <w:rPr>
          <w:rFonts w:ascii="Marianne" w:hAnsi="Marianne"/>
          <w:sz w:val="18"/>
          <w:szCs w:val="18"/>
        </w:rPr>
        <w:t xml:space="preserve"> l’</w:t>
      </w:r>
      <w:r w:rsidR="00327A9B">
        <w:rPr>
          <w:rFonts w:ascii="Marianne" w:hAnsi="Marianne"/>
          <w:sz w:val="18"/>
          <w:szCs w:val="18"/>
        </w:rPr>
        <w:t>IRT B-COM</w:t>
      </w:r>
      <w:r w:rsidR="00D112A6">
        <w:rPr>
          <w:rFonts w:ascii="Marianne" w:hAnsi="Marianne"/>
          <w:sz w:val="18"/>
          <w:szCs w:val="18"/>
        </w:rPr>
        <w:t>.</w:t>
      </w:r>
    </w:p>
    <w:p w14:paraId="2D3BABDB" w14:textId="77777777" w:rsidR="001269A8" w:rsidRPr="001269A8" w:rsidRDefault="001269A8" w:rsidP="00937772">
      <w:pPr>
        <w:pStyle w:val="Paragraphedeliste"/>
        <w:numPr>
          <w:ilvl w:val="0"/>
          <w:numId w:val="11"/>
        </w:numPr>
        <w:autoSpaceDE w:val="0"/>
        <w:autoSpaceDN w:val="0"/>
        <w:adjustRightInd w:val="0"/>
        <w:spacing w:before="120" w:after="0" w:line="240" w:lineRule="auto"/>
        <w:ind w:left="714" w:hanging="357"/>
        <w:contextualSpacing w:val="0"/>
        <w:jc w:val="both"/>
        <w:rPr>
          <w:rFonts w:ascii="Marianne" w:hAnsi="Marianne"/>
          <w:b/>
          <w:szCs w:val="18"/>
        </w:rPr>
      </w:pPr>
      <w:r w:rsidRPr="001269A8">
        <w:rPr>
          <w:rFonts w:ascii="Marianne" w:hAnsi="Marianne"/>
          <w:b/>
          <w:szCs w:val="18"/>
        </w:rPr>
        <w:t>Levier 4</w:t>
      </w:r>
      <w:r>
        <w:rPr>
          <w:rFonts w:ascii="Marianne" w:hAnsi="Marianne"/>
          <w:b/>
          <w:szCs w:val="18"/>
        </w:rPr>
        <w:t xml:space="preserve"> : </w:t>
      </w:r>
      <w:r w:rsidRPr="001269A8">
        <w:rPr>
          <w:rFonts w:ascii="Marianne" w:hAnsi="Marianne"/>
          <w:b/>
          <w:szCs w:val="18"/>
        </w:rPr>
        <w:t>Faciliter l’accès aux meilleurs talents</w:t>
      </w:r>
    </w:p>
    <w:p w14:paraId="653CC12E" w14:textId="7DC1D098" w:rsidR="00E8002E" w:rsidRDefault="00E8002E" w:rsidP="00C40961">
      <w:pPr>
        <w:pStyle w:val="Paragraphedeliste"/>
        <w:numPr>
          <w:ilvl w:val="0"/>
          <w:numId w:val="8"/>
        </w:numPr>
        <w:autoSpaceDE w:val="0"/>
        <w:autoSpaceDN w:val="0"/>
        <w:adjustRightInd w:val="0"/>
        <w:spacing w:before="120" w:after="0" w:line="240" w:lineRule="auto"/>
        <w:ind w:left="426" w:hanging="426"/>
        <w:contextualSpacing w:val="0"/>
        <w:jc w:val="both"/>
        <w:rPr>
          <w:rFonts w:ascii="Marianne" w:hAnsi="Marianne"/>
          <w:sz w:val="18"/>
          <w:szCs w:val="18"/>
        </w:rPr>
      </w:pPr>
      <w:r>
        <w:rPr>
          <w:rFonts w:ascii="Marianne" w:hAnsi="Marianne"/>
          <w:sz w:val="18"/>
          <w:szCs w:val="18"/>
        </w:rPr>
        <w:t>Il manque une ligne directrice pour améliorer la lecture du chapitre </w:t>
      </w:r>
      <w:r w:rsidR="000C0661">
        <w:rPr>
          <w:rFonts w:ascii="Marianne" w:hAnsi="Marianne"/>
          <w:sz w:val="18"/>
          <w:szCs w:val="18"/>
        </w:rPr>
        <w:t xml:space="preserve">et expliciter le plan d’ensemble </w:t>
      </w:r>
      <w:r>
        <w:rPr>
          <w:rFonts w:ascii="Marianne" w:hAnsi="Marianne"/>
          <w:sz w:val="18"/>
          <w:szCs w:val="18"/>
        </w:rPr>
        <w:t>: former, attirer</w:t>
      </w:r>
      <w:r w:rsidR="00D22F0C">
        <w:rPr>
          <w:rFonts w:ascii="Marianne" w:hAnsi="Marianne"/>
          <w:sz w:val="18"/>
          <w:szCs w:val="18"/>
        </w:rPr>
        <w:t xml:space="preserve">, </w:t>
      </w:r>
      <w:r>
        <w:rPr>
          <w:rFonts w:ascii="Marianne" w:hAnsi="Marianne"/>
          <w:sz w:val="18"/>
          <w:szCs w:val="18"/>
        </w:rPr>
        <w:t>retenir</w:t>
      </w:r>
      <w:r w:rsidR="00D22F0C">
        <w:rPr>
          <w:rFonts w:ascii="Marianne" w:hAnsi="Marianne"/>
          <w:sz w:val="18"/>
          <w:szCs w:val="18"/>
        </w:rPr>
        <w:t>.</w:t>
      </w:r>
    </w:p>
    <w:p w14:paraId="66CBECA2" w14:textId="653923C4" w:rsidR="005D5DB9" w:rsidRDefault="000C0661" w:rsidP="00C40961">
      <w:pPr>
        <w:pStyle w:val="Paragraphedeliste"/>
        <w:numPr>
          <w:ilvl w:val="0"/>
          <w:numId w:val="8"/>
        </w:numPr>
        <w:autoSpaceDE w:val="0"/>
        <w:autoSpaceDN w:val="0"/>
        <w:adjustRightInd w:val="0"/>
        <w:spacing w:before="120" w:after="0" w:line="240" w:lineRule="auto"/>
        <w:ind w:left="426" w:hanging="426"/>
        <w:contextualSpacing w:val="0"/>
        <w:jc w:val="both"/>
        <w:rPr>
          <w:rFonts w:ascii="Marianne" w:hAnsi="Marianne"/>
          <w:sz w:val="18"/>
          <w:szCs w:val="18"/>
        </w:rPr>
      </w:pPr>
      <w:r>
        <w:rPr>
          <w:rFonts w:ascii="Marianne" w:hAnsi="Marianne"/>
          <w:sz w:val="18"/>
          <w:szCs w:val="18"/>
        </w:rPr>
        <w:t>L’une des</w:t>
      </w:r>
      <w:r w:rsidR="005D5DB9">
        <w:rPr>
          <w:rFonts w:ascii="Marianne" w:hAnsi="Marianne"/>
          <w:sz w:val="18"/>
          <w:szCs w:val="18"/>
        </w:rPr>
        <w:t xml:space="preserve"> difficulté</w:t>
      </w:r>
      <w:r>
        <w:rPr>
          <w:rFonts w:ascii="Marianne" w:hAnsi="Marianne"/>
          <w:sz w:val="18"/>
          <w:szCs w:val="18"/>
        </w:rPr>
        <w:t>s</w:t>
      </w:r>
      <w:r w:rsidR="005D5DB9">
        <w:rPr>
          <w:rFonts w:ascii="Marianne" w:hAnsi="Marianne"/>
          <w:sz w:val="18"/>
          <w:szCs w:val="18"/>
        </w:rPr>
        <w:t xml:space="preserve"> en matière de talents </w:t>
      </w:r>
      <w:r w:rsidR="00D22F0C">
        <w:rPr>
          <w:rFonts w:ascii="Marianne" w:hAnsi="Marianne"/>
          <w:sz w:val="18"/>
          <w:szCs w:val="18"/>
        </w:rPr>
        <w:t xml:space="preserve">réside dans </w:t>
      </w:r>
      <w:r w:rsidR="005D5DB9">
        <w:rPr>
          <w:rFonts w:ascii="Marianne" w:hAnsi="Marianne"/>
          <w:sz w:val="18"/>
          <w:szCs w:val="18"/>
        </w:rPr>
        <w:t xml:space="preserve">l’attractivité. Simplifier et accélérer les démarches administratives est capital. </w:t>
      </w:r>
      <w:commentRangeStart w:id="1"/>
      <w:r w:rsidR="00E8002E">
        <w:rPr>
          <w:rFonts w:ascii="Marianne" w:hAnsi="Marianne"/>
          <w:sz w:val="18"/>
          <w:szCs w:val="18"/>
        </w:rPr>
        <w:t>Nous ne communiquons pas suffisamment à l’international sur nos parcours de formation.</w:t>
      </w:r>
      <w:commentRangeEnd w:id="1"/>
      <w:r w:rsidR="003E311F">
        <w:rPr>
          <w:rStyle w:val="Marquedecommentaire"/>
        </w:rPr>
        <w:commentReference w:id="1"/>
      </w:r>
    </w:p>
    <w:p w14:paraId="3841E469" w14:textId="77777777" w:rsidR="00B92E41" w:rsidRDefault="00B92E41" w:rsidP="00B92E41">
      <w:pPr>
        <w:pStyle w:val="Paragraphedeliste"/>
        <w:numPr>
          <w:ilvl w:val="0"/>
          <w:numId w:val="8"/>
        </w:numPr>
        <w:autoSpaceDE w:val="0"/>
        <w:autoSpaceDN w:val="0"/>
        <w:adjustRightInd w:val="0"/>
        <w:spacing w:before="120" w:after="0" w:line="240" w:lineRule="auto"/>
        <w:ind w:left="426" w:hanging="426"/>
        <w:contextualSpacing w:val="0"/>
        <w:jc w:val="both"/>
        <w:rPr>
          <w:rFonts w:ascii="Marianne" w:hAnsi="Marianne"/>
          <w:sz w:val="18"/>
          <w:szCs w:val="18"/>
        </w:rPr>
      </w:pPr>
      <w:r>
        <w:rPr>
          <w:rFonts w:ascii="Marianne" w:hAnsi="Marianne"/>
          <w:sz w:val="18"/>
          <w:szCs w:val="18"/>
        </w:rPr>
        <w:lastRenderedPageBreak/>
        <w:t xml:space="preserve">En contrepartie de la visibilité à long terme que donne ce plan d’action, </w:t>
      </w:r>
      <w:r w:rsidRPr="00D629D2">
        <w:rPr>
          <w:rFonts w:ascii="Marianne" w:hAnsi="Marianne"/>
          <w:sz w:val="18"/>
          <w:szCs w:val="18"/>
        </w:rPr>
        <w:t>les établissements</w:t>
      </w:r>
      <w:r>
        <w:rPr>
          <w:rFonts w:ascii="Marianne" w:hAnsi="Marianne"/>
          <w:sz w:val="18"/>
          <w:szCs w:val="18"/>
        </w:rPr>
        <w:t xml:space="preserve"> doivent s’engager</w:t>
      </w:r>
      <w:r w:rsidRPr="00D629D2">
        <w:rPr>
          <w:rFonts w:ascii="Marianne" w:hAnsi="Marianne"/>
          <w:sz w:val="18"/>
          <w:szCs w:val="18"/>
        </w:rPr>
        <w:t xml:space="preserve"> vis-à-vis de leurs tutelles de discuter </w:t>
      </w:r>
      <w:r>
        <w:rPr>
          <w:rFonts w:ascii="Marianne" w:hAnsi="Marianne"/>
          <w:sz w:val="18"/>
          <w:szCs w:val="18"/>
        </w:rPr>
        <w:t>ces sujets</w:t>
      </w:r>
      <w:r w:rsidRPr="00D629D2">
        <w:rPr>
          <w:rFonts w:ascii="Marianne" w:hAnsi="Marianne"/>
          <w:sz w:val="18"/>
          <w:szCs w:val="18"/>
        </w:rPr>
        <w:t xml:space="preserve"> en COMP.</w:t>
      </w:r>
    </w:p>
    <w:p w14:paraId="52E456A7" w14:textId="77777777" w:rsidR="005D5DB9" w:rsidRDefault="005D5DB9" w:rsidP="00C40961">
      <w:pPr>
        <w:pStyle w:val="Paragraphedeliste"/>
        <w:numPr>
          <w:ilvl w:val="0"/>
          <w:numId w:val="8"/>
        </w:numPr>
        <w:autoSpaceDE w:val="0"/>
        <w:autoSpaceDN w:val="0"/>
        <w:adjustRightInd w:val="0"/>
        <w:spacing w:before="120" w:after="0" w:line="240" w:lineRule="auto"/>
        <w:ind w:left="426" w:hanging="426"/>
        <w:contextualSpacing w:val="0"/>
        <w:jc w:val="both"/>
        <w:rPr>
          <w:rFonts w:ascii="Marianne" w:hAnsi="Marianne"/>
          <w:sz w:val="18"/>
          <w:szCs w:val="18"/>
        </w:rPr>
      </w:pPr>
      <w:r>
        <w:rPr>
          <w:rFonts w:ascii="Marianne" w:hAnsi="Marianne"/>
          <w:sz w:val="18"/>
          <w:szCs w:val="18"/>
        </w:rPr>
        <w:t>Accélérer les procédures PPST est indispensable pour pouvoir garder l’intérêt du talent à attirer</w:t>
      </w:r>
    </w:p>
    <w:p w14:paraId="1CDD1B96" w14:textId="77777777" w:rsidR="00B92E41" w:rsidRPr="00C93874" w:rsidRDefault="00B92E41" w:rsidP="00B92E41">
      <w:pPr>
        <w:pStyle w:val="Paragraphedeliste"/>
        <w:numPr>
          <w:ilvl w:val="0"/>
          <w:numId w:val="8"/>
        </w:numPr>
        <w:autoSpaceDE w:val="0"/>
        <w:autoSpaceDN w:val="0"/>
        <w:adjustRightInd w:val="0"/>
        <w:spacing w:before="120" w:after="0" w:line="240" w:lineRule="auto"/>
        <w:ind w:left="426" w:hanging="426"/>
        <w:contextualSpacing w:val="0"/>
        <w:jc w:val="both"/>
        <w:rPr>
          <w:rFonts w:ascii="Marianne" w:hAnsi="Marianne"/>
          <w:sz w:val="18"/>
          <w:szCs w:val="18"/>
        </w:rPr>
      </w:pPr>
      <w:r>
        <w:rPr>
          <w:rFonts w:ascii="Marianne" w:hAnsi="Marianne"/>
          <w:sz w:val="18"/>
          <w:szCs w:val="18"/>
        </w:rPr>
        <w:t>La tension sur la capacité à encadrer des thèses mérite d’ouvrir un échange dédié entre France Université, le ministère de tutelle et le HCERES.</w:t>
      </w:r>
    </w:p>
    <w:p w14:paraId="697817F1" w14:textId="30B172CC" w:rsidR="005D5DB9" w:rsidRDefault="005D5DB9" w:rsidP="00C40961">
      <w:pPr>
        <w:pStyle w:val="Paragraphedeliste"/>
        <w:numPr>
          <w:ilvl w:val="0"/>
          <w:numId w:val="8"/>
        </w:numPr>
        <w:autoSpaceDE w:val="0"/>
        <w:autoSpaceDN w:val="0"/>
        <w:adjustRightInd w:val="0"/>
        <w:spacing w:before="120" w:after="0" w:line="240" w:lineRule="auto"/>
        <w:ind w:left="426" w:hanging="426"/>
        <w:contextualSpacing w:val="0"/>
        <w:jc w:val="both"/>
        <w:rPr>
          <w:rFonts w:ascii="Marianne" w:hAnsi="Marianne"/>
          <w:sz w:val="18"/>
          <w:szCs w:val="18"/>
        </w:rPr>
      </w:pPr>
      <w:r>
        <w:rPr>
          <w:rFonts w:ascii="Marianne" w:hAnsi="Marianne"/>
          <w:sz w:val="18"/>
          <w:szCs w:val="18"/>
        </w:rPr>
        <w:t>Les propositions sur les CPJ, les professeurs invités</w:t>
      </w:r>
      <w:r w:rsidR="00D629D2">
        <w:rPr>
          <w:rFonts w:ascii="Marianne" w:hAnsi="Marianne"/>
          <w:sz w:val="18"/>
          <w:szCs w:val="18"/>
        </w:rPr>
        <w:t>, IUF-France2030</w:t>
      </w:r>
      <w:r>
        <w:rPr>
          <w:rFonts w:ascii="Marianne" w:hAnsi="Marianne"/>
          <w:sz w:val="18"/>
          <w:szCs w:val="18"/>
        </w:rPr>
        <w:t xml:space="preserve"> et Campus France </w:t>
      </w:r>
      <w:r w:rsidR="00D629D2">
        <w:rPr>
          <w:rFonts w:ascii="Marianne" w:hAnsi="Marianne"/>
          <w:sz w:val="18"/>
          <w:szCs w:val="18"/>
        </w:rPr>
        <w:t>vont dans le bon sens</w:t>
      </w:r>
      <w:r w:rsidR="00D22F0C">
        <w:rPr>
          <w:rFonts w:ascii="Marianne" w:hAnsi="Marianne"/>
          <w:sz w:val="18"/>
          <w:szCs w:val="18"/>
        </w:rPr>
        <w:t>.</w:t>
      </w:r>
    </w:p>
    <w:p w14:paraId="6961435C" w14:textId="35868BD5" w:rsidR="003E311F" w:rsidRPr="00C93874" w:rsidRDefault="00D112A6" w:rsidP="003E311F">
      <w:pPr>
        <w:pStyle w:val="Paragraphedeliste"/>
        <w:numPr>
          <w:ilvl w:val="0"/>
          <w:numId w:val="8"/>
        </w:numPr>
        <w:autoSpaceDE w:val="0"/>
        <w:autoSpaceDN w:val="0"/>
        <w:adjustRightInd w:val="0"/>
        <w:spacing w:before="120" w:after="0" w:line="240" w:lineRule="auto"/>
        <w:ind w:left="426" w:hanging="426"/>
        <w:contextualSpacing w:val="0"/>
        <w:jc w:val="both"/>
        <w:rPr>
          <w:ins w:id="2" w:author="David DECHENAUD" w:date="2023-12-18T09:57:00Z"/>
          <w:rFonts w:ascii="Marianne" w:hAnsi="Marianne"/>
          <w:sz w:val="18"/>
          <w:szCs w:val="18"/>
        </w:rPr>
      </w:pPr>
      <w:del w:id="3" w:author="David DECHENAUD" w:date="2023-12-18T10:02:00Z">
        <w:r w:rsidDel="00705162">
          <w:rPr>
            <w:rFonts w:ascii="Marianne" w:hAnsi="Marianne"/>
            <w:sz w:val="18"/>
            <w:szCs w:val="18"/>
          </w:rPr>
          <w:delText>Le dispositif de prolongement de</w:delText>
        </w:r>
        <w:r w:rsidR="00D22F0C" w:rsidDel="00705162">
          <w:rPr>
            <w:rFonts w:ascii="Marianne" w:hAnsi="Marianne"/>
            <w:sz w:val="18"/>
            <w:szCs w:val="18"/>
          </w:rPr>
          <w:delText>s</w:delText>
        </w:r>
        <w:r w:rsidDel="00705162">
          <w:rPr>
            <w:rFonts w:ascii="Marianne" w:hAnsi="Marianne"/>
            <w:sz w:val="18"/>
            <w:szCs w:val="18"/>
          </w:rPr>
          <w:delText xml:space="preserve"> thèses répond à un ré</w:delText>
        </w:r>
        <w:r w:rsidR="001269A8" w:rsidDel="00705162">
          <w:rPr>
            <w:rFonts w:ascii="Marianne" w:hAnsi="Marianne"/>
            <w:sz w:val="18"/>
            <w:szCs w:val="18"/>
          </w:rPr>
          <w:delText>el besoin observé sur le terrain</w:delText>
        </w:r>
        <w:r w:rsidR="000C0661" w:rsidDel="00705162">
          <w:rPr>
            <w:rFonts w:ascii="Marianne" w:hAnsi="Marianne"/>
            <w:sz w:val="18"/>
            <w:szCs w:val="18"/>
          </w:rPr>
          <w:delText xml:space="preserve"> mais cette </w:delText>
        </w:r>
        <w:r w:rsidR="00EE10F7" w:rsidDel="00705162">
          <w:rPr>
            <w:rFonts w:ascii="Marianne" w:hAnsi="Marianne"/>
            <w:sz w:val="18"/>
            <w:szCs w:val="18"/>
          </w:rPr>
          <w:delText>problématique</w:delText>
        </w:r>
        <w:r w:rsidR="000C0661" w:rsidDel="00705162">
          <w:rPr>
            <w:rFonts w:ascii="Marianne" w:hAnsi="Marianne"/>
            <w:sz w:val="18"/>
            <w:szCs w:val="18"/>
          </w:rPr>
          <w:delText xml:space="preserve"> </w:delText>
        </w:r>
        <w:commentRangeStart w:id="4"/>
        <w:r w:rsidR="000C0661" w:rsidDel="00705162">
          <w:rPr>
            <w:rFonts w:ascii="Marianne" w:hAnsi="Marianne"/>
            <w:sz w:val="18"/>
            <w:szCs w:val="18"/>
          </w:rPr>
          <w:delText>n’étant pas spécifique</w:delText>
        </w:r>
        <w:r w:rsidR="007679A3" w:rsidDel="00705162">
          <w:rPr>
            <w:rFonts w:ascii="Marianne" w:hAnsi="Marianne"/>
            <w:sz w:val="18"/>
            <w:szCs w:val="18"/>
          </w:rPr>
          <w:delText>, c</w:delText>
        </w:r>
        <w:r w:rsidR="000C0661" w:rsidDel="00705162">
          <w:rPr>
            <w:rFonts w:ascii="Marianne" w:hAnsi="Marianne"/>
            <w:sz w:val="18"/>
            <w:szCs w:val="18"/>
          </w:rPr>
          <w:delText>elle</w:delText>
        </w:r>
        <w:r w:rsidR="007679A3" w:rsidDel="00705162">
          <w:rPr>
            <w:rFonts w:ascii="Marianne" w:hAnsi="Marianne"/>
            <w:sz w:val="18"/>
            <w:szCs w:val="18"/>
          </w:rPr>
          <w:delText>-ci</w:delText>
        </w:r>
        <w:r w:rsidR="000C0661" w:rsidDel="00705162">
          <w:rPr>
            <w:rFonts w:ascii="Marianne" w:hAnsi="Marianne"/>
            <w:sz w:val="18"/>
            <w:szCs w:val="18"/>
          </w:rPr>
          <w:delText xml:space="preserve"> doit être étudiée de façon plus globale</w:delText>
        </w:r>
        <w:commentRangeEnd w:id="4"/>
        <w:r w:rsidR="003E311F" w:rsidDel="00705162">
          <w:rPr>
            <w:rStyle w:val="Marquedecommentaire"/>
          </w:rPr>
          <w:commentReference w:id="4"/>
        </w:r>
        <w:r w:rsidR="001269A8" w:rsidDel="00705162">
          <w:rPr>
            <w:rFonts w:ascii="Marianne" w:hAnsi="Marianne"/>
            <w:sz w:val="18"/>
            <w:szCs w:val="18"/>
          </w:rPr>
          <w:delText>.</w:delText>
        </w:r>
      </w:del>
      <w:ins w:id="5" w:author="David DECHENAUD" w:date="2023-12-18T09:57:00Z">
        <w:r w:rsidR="003E311F">
          <w:rPr>
            <w:rFonts w:ascii="Marianne" w:hAnsi="Marianne"/>
            <w:sz w:val="18"/>
            <w:szCs w:val="18"/>
          </w:rPr>
          <w:t>L</w:t>
        </w:r>
        <w:r w:rsidR="003E311F">
          <w:rPr>
            <w:rFonts w:ascii="Marianne" w:hAnsi="Marianne"/>
            <w:sz w:val="18"/>
            <w:szCs w:val="18"/>
          </w:rPr>
          <w:t xml:space="preserve">a problématique de la durée des thèses propre à la thématique </w:t>
        </w:r>
        <w:r w:rsidR="003E311F">
          <w:rPr>
            <w:rFonts w:ascii="Marianne" w:hAnsi="Marianne"/>
            <w:sz w:val="18"/>
            <w:szCs w:val="18"/>
          </w:rPr>
          <w:t>mérite d’ouvrir un échange dédié entre France Université, le ministère de tutelle et le HCERES.</w:t>
        </w:r>
      </w:ins>
    </w:p>
    <w:p w14:paraId="35615BC4" w14:textId="77777777" w:rsidR="003E311F" w:rsidRDefault="003E311F" w:rsidP="00C40961">
      <w:pPr>
        <w:pStyle w:val="Paragraphedeliste"/>
        <w:numPr>
          <w:ilvl w:val="0"/>
          <w:numId w:val="8"/>
        </w:numPr>
        <w:autoSpaceDE w:val="0"/>
        <w:autoSpaceDN w:val="0"/>
        <w:adjustRightInd w:val="0"/>
        <w:spacing w:before="120" w:after="0" w:line="240" w:lineRule="auto"/>
        <w:ind w:left="426" w:hanging="426"/>
        <w:contextualSpacing w:val="0"/>
        <w:jc w:val="both"/>
        <w:rPr>
          <w:rFonts w:ascii="Marianne" w:hAnsi="Marianne"/>
          <w:sz w:val="18"/>
          <w:szCs w:val="18"/>
        </w:rPr>
      </w:pPr>
    </w:p>
    <w:p w14:paraId="6316CCB8" w14:textId="77777777" w:rsidR="003E311F" w:rsidDel="003E311F" w:rsidRDefault="00D629D2" w:rsidP="003E311F">
      <w:pPr>
        <w:pStyle w:val="Paragraphedeliste"/>
        <w:numPr>
          <w:ilvl w:val="0"/>
          <w:numId w:val="8"/>
        </w:numPr>
        <w:autoSpaceDE w:val="0"/>
        <w:autoSpaceDN w:val="0"/>
        <w:adjustRightInd w:val="0"/>
        <w:spacing w:before="120" w:after="0" w:line="240" w:lineRule="auto"/>
        <w:ind w:left="426" w:hanging="426"/>
        <w:contextualSpacing w:val="0"/>
        <w:jc w:val="both"/>
        <w:rPr>
          <w:del w:id="6" w:author="David DECHENAUD" w:date="2023-12-18T10:02:00Z"/>
          <w:rFonts w:ascii="Marianne" w:hAnsi="Marianne"/>
          <w:sz w:val="18"/>
          <w:szCs w:val="18"/>
        </w:rPr>
      </w:pPr>
      <w:r w:rsidRPr="003E311F">
        <w:rPr>
          <w:rFonts w:ascii="Marianne" w:hAnsi="Marianne"/>
          <w:sz w:val="18"/>
          <w:szCs w:val="18"/>
        </w:rPr>
        <w:t>Le mécanisme d’extension des ERC sera apprécié par la communauté</w:t>
      </w:r>
      <w:r w:rsidR="00937772" w:rsidRPr="003E311F">
        <w:rPr>
          <w:rFonts w:ascii="Marianne" w:hAnsi="Marianne"/>
          <w:sz w:val="18"/>
          <w:szCs w:val="18"/>
        </w:rPr>
        <w:t>.</w:t>
      </w:r>
      <w:r w:rsidR="00D22F0C" w:rsidRPr="003E311F">
        <w:rPr>
          <w:rFonts w:ascii="Marianne" w:hAnsi="Marianne"/>
          <w:sz w:val="18"/>
          <w:szCs w:val="18"/>
        </w:rPr>
        <w:t xml:space="preserve"> Cepen</w:t>
      </w:r>
    </w:p>
    <w:p w14:paraId="62DA2C3B" w14:textId="661C347F" w:rsidR="00D629D2" w:rsidRPr="003E311F" w:rsidRDefault="00D22F0C" w:rsidP="003E311F">
      <w:pPr>
        <w:pStyle w:val="Paragraphedeliste"/>
        <w:numPr>
          <w:ilvl w:val="0"/>
          <w:numId w:val="8"/>
        </w:numPr>
        <w:autoSpaceDE w:val="0"/>
        <w:autoSpaceDN w:val="0"/>
        <w:adjustRightInd w:val="0"/>
        <w:spacing w:before="120" w:after="0" w:line="240" w:lineRule="auto"/>
        <w:ind w:left="426" w:hanging="426"/>
        <w:contextualSpacing w:val="0"/>
        <w:jc w:val="both"/>
      </w:pPr>
      <w:proofErr w:type="gramStart"/>
      <w:r w:rsidRPr="003E311F">
        <w:t>dant</w:t>
      </w:r>
      <w:proofErr w:type="gramEnd"/>
      <w:r w:rsidRPr="003E311F">
        <w:t>, la limite de l’exercice réside dans le fait qu’il ne faudrait pas systématiquement servir les mêmes chercheuses et chercheurs. Il convient donc de bien définir le mécanisme.</w:t>
      </w:r>
    </w:p>
    <w:p w14:paraId="66DFB570" w14:textId="77777777" w:rsidR="00D629D2" w:rsidRDefault="00D629D2" w:rsidP="00B92E41">
      <w:pPr>
        <w:pStyle w:val="Paragraphedeliste"/>
        <w:numPr>
          <w:ilvl w:val="0"/>
          <w:numId w:val="8"/>
        </w:numPr>
        <w:autoSpaceDE w:val="0"/>
        <w:autoSpaceDN w:val="0"/>
        <w:adjustRightInd w:val="0"/>
        <w:spacing w:before="120" w:after="0" w:line="240" w:lineRule="auto"/>
        <w:ind w:left="426" w:hanging="426"/>
        <w:contextualSpacing w:val="0"/>
        <w:jc w:val="both"/>
        <w:rPr>
          <w:rFonts w:ascii="Marianne" w:hAnsi="Marianne"/>
          <w:sz w:val="18"/>
          <w:szCs w:val="18"/>
        </w:rPr>
      </w:pPr>
      <w:r>
        <w:rPr>
          <w:rFonts w:ascii="Marianne" w:hAnsi="Marianne"/>
          <w:sz w:val="18"/>
          <w:szCs w:val="18"/>
        </w:rPr>
        <w:t xml:space="preserve">S’agissant de la politique d’attractivité salariale, la difficulté </w:t>
      </w:r>
      <w:r w:rsidR="00E8002E">
        <w:rPr>
          <w:rFonts w:ascii="Marianne" w:hAnsi="Marianne"/>
          <w:sz w:val="18"/>
          <w:szCs w:val="18"/>
        </w:rPr>
        <w:t xml:space="preserve">est principalement </w:t>
      </w:r>
      <w:r w:rsidR="00BF6401">
        <w:rPr>
          <w:rFonts w:ascii="Marianne" w:hAnsi="Marianne"/>
          <w:sz w:val="18"/>
          <w:szCs w:val="18"/>
        </w:rPr>
        <w:t xml:space="preserve">d’ordre </w:t>
      </w:r>
      <w:r w:rsidR="00E8002E">
        <w:rPr>
          <w:rFonts w:ascii="Marianne" w:hAnsi="Marianne"/>
          <w:sz w:val="18"/>
          <w:szCs w:val="18"/>
        </w:rPr>
        <w:t>politique et sociale et non dans la disponibilité ou la fongibilité des moyens financier</w:t>
      </w:r>
      <w:r w:rsidR="00BF6401">
        <w:rPr>
          <w:rFonts w:ascii="Marianne" w:hAnsi="Marianne"/>
          <w:sz w:val="18"/>
          <w:szCs w:val="18"/>
        </w:rPr>
        <w:t>s</w:t>
      </w:r>
      <w:r w:rsidR="00E8002E">
        <w:rPr>
          <w:rFonts w:ascii="Marianne" w:hAnsi="Marianne"/>
          <w:sz w:val="18"/>
          <w:szCs w:val="18"/>
        </w:rPr>
        <w:t>. Un échange avec les directeurs d’organismes et présidents d’universités s’impose. L’initiative « </w:t>
      </w:r>
      <w:proofErr w:type="spellStart"/>
      <w:r w:rsidR="00E8002E">
        <w:rPr>
          <w:rFonts w:ascii="Marianne" w:hAnsi="Marianne"/>
          <w:sz w:val="18"/>
          <w:szCs w:val="18"/>
        </w:rPr>
        <w:t>Make</w:t>
      </w:r>
      <w:proofErr w:type="spellEnd"/>
      <w:r w:rsidR="00E8002E">
        <w:rPr>
          <w:rFonts w:ascii="Marianne" w:hAnsi="Marianne"/>
          <w:sz w:val="18"/>
          <w:szCs w:val="18"/>
        </w:rPr>
        <w:t xml:space="preserve"> Our Planet Great </w:t>
      </w:r>
      <w:proofErr w:type="spellStart"/>
      <w:r w:rsidR="00E8002E">
        <w:rPr>
          <w:rFonts w:ascii="Marianne" w:hAnsi="Marianne"/>
          <w:sz w:val="18"/>
          <w:szCs w:val="18"/>
        </w:rPr>
        <w:t>Again</w:t>
      </w:r>
      <w:proofErr w:type="spellEnd"/>
      <w:r w:rsidR="00E8002E">
        <w:rPr>
          <w:rFonts w:ascii="Marianne" w:hAnsi="Marianne"/>
          <w:sz w:val="18"/>
          <w:szCs w:val="18"/>
        </w:rPr>
        <w:t> » semble avoir mis en place un mécanisme qui a fonctionné. Il serait utile d’en tirer des enseignements.</w:t>
      </w:r>
    </w:p>
    <w:p w14:paraId="2F407A02" w14:textId="77777777" w:rsidR="00E8002E" w:rsidRDefault="00B92E41" w:rsidP="00B92E41">
      <w:pPr>
        <w:pStyle w:val="Paragraphedeliste"/>
        <w:numPr>
          <w:ilvl w:val="0"/>
          <w:numId w:val="8"/>
        </w:numPr>
        <w:autoSpaceDE w:val="0"/>
        <w:autoSpaceDN w:val="0"/>
        <w:adjustRightInd w:val="0"/>
        <w:spacing w:before="120" w:after="0" w:line="240" w:lineRule="auto"/>
        <w:ind w:left="426" w:hanging="426"/>
        <w:contextualSpacing w:val="0"/>
        <w:jc w:val="both"/>
        <w:rPr>
          <w:rFonts w:ascii="Marianne" w:hAnsi="Marianne"/>
          <w:sz w:val="18"/>
          <w:szCs w:val="18"/>
        </w:rPr>
      </w:pPr>
      <w:r>
        <w:rPr>
          <w:rFonts w:ascii="Marianne" w:hAnsi="Marianne"/>
          <w:sz w:val="18"/>
          <w:szCs w:val="18"/>
        </w:rPr>
        <w:t>La</w:t>
      </w:r>
      <w:r w:rsidR="00BF6401">
        <w:rPr>
          <w:rFonts w:ascii="Marianne" w:hAnsi="Marianne"/>
          <w:sz w:val="18"/>
          <w:szCs w:val="18"/>
        </w:rPr>
        <w:t xml:space="preserve"> partie diplomatie u</w:t>
      </w:r>
      <w:r w:rsidR="00E8002E">
        <w:rPr>
          <w:rFonts w:ascii="Marianne" w:hAnsi="Marianne"/>
          <w:sz w:val="18"/>
          <w:szCs w:val="18"/>
        </w:rPr>
        <w:t>niversitaire</w:t>
      </w:r>
      <w:r>
        <w:rPr>
          <w:rFonts w:ascii="Marianne" w:hAnsi="Marianne"/>
          <w:sz w:val="18"/>
          <w:szCs w:val="18"/>
        </w:rPr>
        <w:t xml:space="preserve"> n’appelle pas de commentaires</w:t>
      </w:r>
      <w:r w:rsidR="00937772">
        <w:rPr>
          <w:rFonts w:ascii="Marianne" w:hAnsi="Marianne"/>
          <w:sz w:val="18"/>
          <w:szCs w:val="18"/>
        </w:rPr>
        <w:t xml:space="preserve"> particuliers.</w:t>
      </w:r>
    </w:p>
    <w:p w14:paraId="57955CEA" w14:textId="77777777" w:rsidR="00DD2ABE" w:rsidRPr="00937772" w:rsidRDefault="006377E6" w:rsidP="00937772">
      <w:pPr>
        <w:pStyle w:val="Paragraphedeliste"/>
        <w:numPr>
          <w:ilvl w:val="0"/>
          <w:numId w:val="11"/>
        </w:numPr>
        <w:autoSpaceDE w:val="0"/>
        <w:autoSpaceDN w:val="0"/>
        <w:adjustRightInd w:val="0"/>
        <w:spacing w:before="120" w:after="0" w:line="240" w:lineRule="auto"/>
        <w:ind w:left="714" w:hanging="357"/>
        <w:contextualSpacing w:val="0"/>
        <w:jc w:val="both"/>
        <w:rPr>
          <w:rFonts w:ascii="Marianne" w:hAnsi="Marianne"/>
          <w:b/>
          <w:szCs w:val="18"/>
        </w:rPr>
      </w:pPr>
      <w:r w:rsidRPr="006377E6">
        <w:rPr>
          <w:rFonts w:ascii="Marianne" w:hAnsi="Marianne"/>
          <w:b/>
          <w:szCs w:val="18"/>
        </w:rPr>
        <w:t>Renforce</w:t>
      </w:r>
      <w:r>
        <w:rPr>
          <w:rFonts w:ascii="Marianne" w:hAnsi="Marianne"/>
          <w:b/>
          <w:szCs w:val="18"/>
        </w:rPr>
        <w:t>r les moyens d’anticipation et de promotion</w:t>
      </w:r>
    </w:p>
    <w:p w14:paraId="181A7412" w14:textId="2C5F52C3" w:rsidR="00DB6FD0" w:rsidRPr="00DB6FD0" w:rsidRDefault="00DB6FD0" w:rsidP="00B92E41">
      <w:pPr>
        <w:pStyle w:val="Paragraphedeliste"/>
        <w:numPr>
          <w:ilvl w:val="0"/>
          <w:numId w:val="8"/>
        </w:numPr>
        <w:autoSpaceDE w:val="0"/>
        <w:autoSpaceDN w:val="0"/>
        <w:adjustRightInd w:val="0"/>
        <w:spacing w:before="120" w:after="0" w:line="240" w:lineRule="auto"/>
        <w:ind w:left="426" w:hanging="426"/>
        <w:contextualSpacing w:val="0"/>
        <w:jc w:val="both"/>
        <w:rPr>
          <w:rFonts w:ascii="Marianne" w:hAnsi="Marianne"/>
          <w:sz w:val="18"/>
          <w:szCs w:val="18"/>
        </w:rPr>
      </w:pPr>
      <w:r>
        <w:rPr>
          <w:rFonts w:ascii="Marianne" w:hAnsi="Marianne"/>
          <w:sz w:val="18"/>
          <w:szCs w:val="18"/>
        </w:rPr>
        <w:t>La mise en place d’une veille scientifique sérieuse n’est pas une chose aisée.</w:t>
      </w:r>
      <w:r w:rsidR="00937772">
        <w:rPr>
          <w:rFonts w:ascii="Marianne" w:hAnsi="Marianne"/>
          <w:sz w:val="18"/>
          <w:szCs w:val="18"/>
        </w:rPr>
        <w:t xml:space="preserve"> Sa mise en œuvre pourrait prendre jusqu’à 3 ans. </w:t>
      </w:r>
      <w:r w:rsidR="000C0661">
        <w:rPr>
          <w:rFonts w:ascii="Marianne" w:hAnsi="Marianne"/>
          <w:sz w:val="18"/>
          <w:szCs w:val="18"/>
        </w:rPr>
        <w:t xml:space="preserve">Elle ne peut pas reposer entièrement sur les experts mais doit mobiliser des experts en IST et en IE. </w:t>
      </w:r>
      <w:r w:rsidR="00937772">
        <w:rPr>
          <w:rFonts w:ascii="Marianne" w:hAnsi="Marianne"/>
          <w:sz w:val="18"/>
          <w:szCs w:val="18"/>
        </w:rPr>
        <w:t>Et les experts ne seront engagés que si l’échange d’informations est réciproque.</w:t>
      </w:r>
    </w:p>
    <w:p w14:paraId="49E3A211" w14:textId="5F23034D" w:rsidR="006377E6" w:rsidRPr="00D22F0C" w:rsidRDefault="00DD2ABE" w:rsidP="00937772">
      <w:pPr>
        <w:pStyle w:val="Paragraphedeliste"/>
        <w:numPr>
          <w:ilvl w:val="0"/>
          <w:numId w:val="8"/>
        </w:numPr>
        <w:autoSpaceDE w:val="0"/>
        <w:autoSpaceDN w:val="0"/>
        <w:adjustRightInd w:val="0"/>
        <w:spacing w:before="120" w:after="0" w:line="240" w:lineRule="auto"/>
        <w:ind w:left="426" w:hanging="426"/>
        <w:contextualSpacing w:val="0"/>
        <w:jc w:val="both"/>
        <w:rPr>
          <w:rFonts w:ascii="Marianne" w:hAnsi="Marianne"/>
          <w:sz w:val="18"/>
          <w:szCs w:val="18"/>
        </w:rPr>
      </w:pPr>
      <w:r w:rsidRPr="00D22F0C">
        <w:rPr>
          <w:sz w:val="18"/>
          <w:szCs w:val="18"/>
        </w:rPr>
        <w:t xml:space="preserve">Il sera nécessaire de mettre en place des moyens </w:t>
      </w:r>
      <w:r w:rsidR="00761766" w:rsidRPr="00D22F0C">
        <w:rPr>
          <w:sz w:val="18"/>
          <w:szCs w:val="18"/>
        </w:rPr>
        <w:t xml:space="preserve">financiers et humains </w:t>
      </w:r>
      <w:r w:rsidRPr="00D22F0C">
        <w:rPr>
          <w:sz w:val="18"/>
          <w:szCs w:val="18"/>
        </w:rPr>
        <w:t>dédiés sur la durée pour soutenir les actions transverses, d’anticipation et d’animation. A court</w:t>
      </w:r>
      <w:r w:rsidR="006377E6" w:rsidRPr="00D22F0C">
        <w:rPr>
          <w:sz w:val="18"/>
          <w:szCs w:val="18"/>
        </w:rPr>
        <w:t>-moyen</w:t>
      </w:r>
      <w:r w:rsidRPr="00D22F0C">
        <w:rPr>
          <w:sz w:val="18"/>
          <w:szCs w:val="18"/>
        </w:rPr>
        <w:t xml:space="preserve"> terme</w:t>
      </w:r>
      <w:r w:rsidR="006377E6" w:rsidRPr="00D22F0C">
        <w:rPr>
          <w:sz w:val="18"/>
          <w:szCs w:val="18"/>
        </w:rPr>
        <w:t>,</w:t>
      </w:r>
      <w:r w:rsidRPr="00D22F0C">
        <w:rPr>
          <w:sz w:val="18"/>
          <w:szCs w:val="18"/>
        </w:rPr>
        <w:t xml:space="preserve"> une coordination entre les différents programmes pourrait</w:t>
      </w:r>
      <w:r w:rsidR="006377E6" w:rsidRPr="00D22F0C">
        <w:rPr>
          <w:sz w:val="18"/>
          <w:szCs w:val="18"/>
        </w:rPr>
        <w:t xml:space="preserve"> permettre de prototyper </w:t>
      </w:r>
      <w:r w:rsidR="00937772" w:rsidRPr="00D22F0C">
        <w:rPr>
          <w:sz w:val="18"/>
          <w:szCs w:val="18"/>
        </w:rPr>
        <w:t>quelques</w:t>
      </w:r>
      <w:r w:rsidR="006377E6" w:rsidRPr="00D22F0C">
        <w:rPr>
          <w:sz w:val="18"/>
          <w:szCs w:val="18"/>
        </w:rPr>
        <w:t xml:space="preserve"> premières actions. A long terme</w:t>
      </w:r>
      <w:r w:rsidR="00D22F0C">
        <w:rPr>
          <w:sz w:val="18"/>
          <w:szCs w:val="18"/>
        </w:rPr>
        <w:t>,</w:t>
      </w:r>
      <w:r w:rsidR="006377E6" w:rsidRPr="00D22F0C">
        <w:rPr>
          <w:sz w:val="18"/>
          <w:szCs w:val="18"/>
        </w:rPr>
        <w:t xml:space="preserve"> un appel à candidature à l’image du CSA européen mériterait d’être envisagé.</w:t>
      </w:r>
    </w:p>
    <w:p w14:paraId="3CCD439D" w14:textId="256C6398" w:rsidR="006377E6" w:rsidRPr="00D22F0C" w:rsidRDefault="6D06AD8D" w:rsidP="6D06AD8D">
      <w:pPr>
        <w:pStyle w:val="Paragraphedeliste"/>
        <w:numPr>
          <w:ilvl w:val="0"/>
          <w:numId w:val="8"/>
        </w:numPr>
        <w:autoSpaceDE w:val="0"/>
        <w:autoSpaceDN w:val="0"/>
        <w:adjustRightInd w:val="0"/>
        <w:spacing w:before="120" w:after="0" w:line="240" w:lineRule="auto"/>
        <w:ind w:left="426" w:hanging="426"/>
        <w:jc w:val="both"/>
        <w:rPr>
          <w:rFonts w:ascii="Marianne" w:hAnsi="Marianne"/>
          <w:sz w:val="18"/>
          <w:szCs w:val="18"/>
        </w:rPr>
      </w:pPr>
      <w:r w:rsidRPr="6D06AD8D">
        <w:rPr>
          <w:sz w:val="18"/>
          <w:szCs w:val="18"/>
        </w:rPr>
        <w:t>Il est urgent de publier le site web de la stratégie</w:t>
      </w:r>
      <w:r w:rsidR="000C0661">
        <w:rPr>
          <w:sz w:val="18"/>
          <w:szCs w:val="18"/>
        </w:rPr>
        <w:t xml:space="preserve"> et que celui-ci soit clair, lisible et à jour</w:t>
      </w:r>
      <w:r w:rsidRPr="6D06AD8D">
        <w:rPr>
          <w:sz w:val="18"/>
          <w:szCs w:val="18"/>
        </w:rPr>
        <w:t>.</w:t>
      </w:r>
    </w:p>
    <w:p w14:paraId="7E60A037" w14:textId="77777777" w:rsidR="007679A3" w:rsidRDefault="007679A3">
      <w:pPr>
        <w:spacing w:before="120" w:after="0" w:line="240" w:lineRule="auto"/>
        <w:jc w:val="both"/>
        <w:rPr>
          <w:rFonts w:ascii="Marianne" w:hAnsi="Marianne"/>
          <w:sz w:val="18"/>
          <w:szCs w:val="18"/>
        </w:rPr>
      </w:pPr>
    </w:p>
    <w:p w14:paraId="04D1D9F0" w14:textId="53FA14D9" w:rsidR="6D06AD8D" w:rsidRPr="007679A3" w:rsidRDefault="6F2ED444" w:rsidP="007679A3">
      <w:pPr>
        <w:spacing w:before="120" w:after="0" w:line="240" w:lineRule="auto"/>
        <w:jc w:val="both"/>
        <w:rPr>
          <w:rFonts w:ascii="Marianne" w:hAnsi="Marianne"/>
          <w:sz w:val="18"/>
          <w:szCs w:val="18"/>
          <w:u w:val="single"/>
        </w:rPr>
      </w:pPr>
      <w:r w:rsidRPr="007679A3">
        <w:rPr>
          <w:rFonts w:ascii="Marianne" w:hAnsi="Marianne"/>
          <w:sz w:val="18"/>
          <w:szCs w:val="18"/>
          <w:u w:val="single"/>
        </w:rPr>
        <w:t xml:space="preserve">Points </w:t>
      </w:r>
      <w:r w:rsidR="00EE10F7" w:rsidRPr="007679A3">
        <w:rPr>
          <w:rFonts w:ascii="Marianne" w:hAnsi="Marianne"/>
          <w:sz w:val="18"/>
          <w:szCs w:val="18"/>
          <w:u w:val="single"/>
        </w:rPr>
        <w:t>complémentaires</w:t>
      </w:r>
    </w:p>
    <w:p w14:paraId="3C038D9F" w14:textId="49355DDC" w:rsidR="6F2ED444" w:rsidRDefault="6F2ED444" w:rsidP="6F2ED444">
      <w:pPr>
        <w:spacing w:before="120" w:after="0" w:line="240" w:lineRule="auto"/>
        <w:jc w:val="both"/>
        <w:rPr>
          <w:rFonts w:ascii="Marianne" w:hAnsi="Marianne"/>
          <w:sz w:val="18"/>
          <w:szCs w:val="18"/>
        </w:rPr>
      </w:pPr>
      <w:r w:rsidRPr="6F2ED444">
        <w:rPr>
          <w:rFonts w:ascii="Marianne" w:hAnsi="Marianne"/>
          <w:sz w:val="18"/>
          <w:szCs w:val="18"/>
        </w:rPr>
        <w:t xml:space="preserve">De </w:t>
      </w:r>
      <w:r w:rsidR="00EE10F7" w:rsidRPr="6F2ED444">
        <w:rPr>
          <w:rFonts w:ascii="Marianne" w:hAnsi="Marianne"/>
          <w:sz w:val="18"/>
          <w:szCs w:val="18"/>
        </w:rPr>
        <w:t>façon</w:t>
      </w:r>
      <w:r w:rsidRPr="6F2ED444">
        <w:rPr>
          <w:rFonts w:ascii="Marianne" w:hAnsi="Marianne"/>
          <w:sz w:val="18"/>
          <w:szCs w:val="18"/>
        </w:rPr>
        <w:t xml:space="preserve"> globale, le document ne </w:t>
      </w:r>
      <w:r w:rsidR="007679A3" w:rsidRPr="6F2ED444">
        <w:rPr>
          <w:rFonts w:ascii="Marianne" w:hAnsi="Marianne"/>
          <w:sz w:val="18"/>
          <w:szCs w:val="18"/>
        </w:rPr>
        <w:t>sépare</w:t>
      </w:r>
      <w:r w:rsidRPr="6F2ED444">
        <w:rPr>
          <w:rFonts w:ascii="Marianne" w:hAnsi="Marianne"/>
          <w:sz w:val="18"/>
          <w:szCs w:val="18"/>
        </w:rPr>
        <w:t xml:space="preserve"> pas clairement ce qui est de l’ordre des </w:t>
      </w:r>
      <w:r w:rsidR="00EE10F7" w:rsidRPr="6F2ED444">
        <w:rPr>
          <w:rFonts w:ascii="Marianne" w:hAnsi="Marianne"/>
          <w:sz w:val="18"/>
          <w:szCs w:val="18"/>
        </w:rPr>
        <w:t>idées</w:t>
      </w:r>
      <w:r w:rsidRPr="6F2ED444">
        <w:rPr>
          <w:rFonts w:ascii="Marianne" w:hAnsi="Marianne"/>
          <w:sz w:val="18"/>
          <w:szCs w:val="18"/>
        </w:rPr>
        <w:t xml:space="preserve"> </w:t>
      </w:r>
      <w:r w:rsidR="007679A3" w:rsidRPr="6F2ED444">
        <w:rPr>
          <w:rFonts w:ascii="Marianne" w:hAnsi="Marianne"/>
          <w:sz w:val="18"/>
          <w:szCs w:val="18"/>
        </w:rPr>
        <w:t>à</w:t>
      </w:r>
      <w:r w:rsidRPr="6F2ED444">
        <w:rPr>
          <w:rFonts w:ascii="Marianne" w:hAnsi="Marianne"/>
          <w:sz w:val="18"/>
          <w:szCs w:val="18"/>
        </w:rPr>
        <w:t xml:space="preserve"> creuser, des propositions </w:t>
      </w:r>
      <w:r w:rsidR="00EE10F7" w:rsidRPr="6F2ED444">
        <w:rPr>
          <w:rFonts w:ascii="Marianne" w:hAnsi="Marianne"/>
          <w:sz w:val="18"/>
          <w:szCs w:val="18"/>
        </w:rPr>
        <w:t>discutées</w:t>
      </w:r>
      <w:r w:rsidRPr="6F2ED444">
        <w:rPr>
          <w:rFonts w:ascii="Marianne" w:hAnsi="Marianne"/>
          <w:sz w:val="18"/>
          <w:szCs w:val="18"/>
        </w:rPr>
        <w:t xml:space="preserve"> avec les partenaires, de ce qui va </w:t>
      </w:r>
      <w:r w:rsidR="007679A3" w:rsidRPr="6F2ED444">
        <w:rPr>
          <w:rFonts w:ascii="Marianne" w:hAnsi="Marianne"/>
          <w:sz w:val="18"/>
          <w:szCs w:val="18"/>
        </w:rPr>
        <w:t>être</w:t>
      </w:r>
      <w:r w:rsidRPr="6F2ED444">
        <w:rPr>
          <w:rFonts w:ascii="Marianne" w:hAnsi="Marianne"/>
          <w:sz w:val="18"/>
          <w:szCs w:val="18"/>
        </w:rPr>
        <w:t xml:space="preserve"> mis en place. Un timing pour ces </w:t>
      </w:r>
      <w:r w:rsidR="00EE10F7" w:rsidRPr="6F2ED444">
        <w:rPr>
          <w:rFonts w:ascii="Marianne" w:hAnsi="Marianne"/>
          <w:sz w:val="18"/>
          <w:szCs w:val="18"/>
        </w:rPr>
        <w:t>différentes</w:t>
      </w:r>
      <w:r w:rsidRPr="6F2ED444">
        <w:rPr>
          <w:rFonts w:ascii="Marianne" w:hAnsi="Marianne"/>
          <w:sz w:val="18"/>
          <w:szCs w:val="18"/>
        </w:rPr>
        <w:t xml:space="preserve"> actions --- lorsque cela est possible --- serait </w:t>
      </w:r>
      <w:r w:rsidR="00EE10F7" w:rsidRPr="6F2ED444">
        <w:rPr>
          <w:rFonts w:ascii="Marianne" w:hAnsi="Marianne"/>
          <w:sz w:val="18"/>
          <w:szCs w:val="18"/>
        </w:rPr>
        <w:t>nécessaire</w:t>
      </w:r>
      <w:r w:rsidRPr="6F2ED444">
        <w:rPr>
          <w:rFonts w:ascii="Marianne" w:hAnsi="Marianne"/>
          <w:sz w:val="18"/>
          <w:szCs w:val="18"/>
        </w:rPr>
        <w:t xml:space="preserve"> pour permettre aux </w:t>
      </w:r>
      <w:r w:rsidR="00EE10F7" w:rsidRPr="6F2ED444">
        <w:rPr>
          <w:rFonts w:ascii="Marianne" w:hAnsi="Marianne"/>
          <w:sz w:val="18"/>
          <w:szCs w:val="18"/>
        </w:rPr>
        <w:t>différents</w:t>
      </w:r>
      <w:r w:rsidRPr="6F2ED444">
        <w:rPr>
          <w:rFonts w:ascii="Marianne" w:hAnsi="Marianne"/>
          <w:sz w:val="18"/>
          <w:szCs w:val="18"/>
        </w:rPr>
        <w:t xml:space="preserve"> destinataires de mieux se projeter dans le </w:t>
      </w:r>
      <w:r w:rsidR="00EE10F7" w:rsidRPr="6F2ED444">
        <w:rPr>
          <w:rFonts w:ascii="Marianne" w:hAnsi="Marianne"/>
          <w:sz w:val="18"/>
          <w:szCs w:val="18"/>
        </w:rPr>
        <w:t>déploiement</w:t>
      </w:r>
      <w:r w:rsidRPr="6F2ED444">
        <w:rPr>
          <w:rFonts w:ascii="Marianne" w:hAnsi="Marianne"/>
          <w:sz w:val="18"/>
          <w:szCs w:val="18"/>
        </w:rPr>
        <w:t xml:space="preserve"> des actions </w:t>
      </w:r>
      <w:r w:rsidR="00EE10F7" w:rsidRPr="6F2ED444">
        <w:rPr>
          <w:rFonts w:ascii="Marianne" w:hAnsi="Marianne"/>
          <w:sz w:val="18"/>
          <w:szCs w:val="18"/>
        </w:rPr>
        <w:t>préconisées</w:t>
      </w:r>
      <w:r w:rsidRPr="6F2ED444">
        <w:rPr>
          <w:rFonts w:ascii="Marianne" w:hAnsi="Marianne"/>
          <w:sz w:val="18"/>
          <w:szCs w:val="18"/>
        </w:rPr>
        <w:t xml:space="preserve">. Lorsque les </w:t>
      </w:r>
      <w:r w:rsidR="007679A3" w:rsidRPr="6F2ED444">
        <w:rPr>
          <w:rFonts w:ascii="Marianne" w:hAnsi="Marianne"/>
          <w:sz w:val="18"/>
          <w:szCs w:val="18"/>
        </w:rPr>
        <w:t>idées</w:t>
      </w:r>
      <w:r w:rsidRPr="6F2ED444">
        <w:rPr>
          <w:rFonts w:ascii="Marianne" w:hAnsi="Marianne"/>
          <w:sz w:val="18"/>
          <w:szCs w:val="18"/>
        </w:rPr>
        <w:t xml:space="preserve"> sont </w:t>
      </w:r>
      <w:r w:rsidR="007679A3" w:rsidRPr="6F2ED444">
        <w:rPr>
          <w:rFonts w:ascii="Marianne" w:hAnsi="Marianne"/>
          <w:sz w:val="18"/>
          <w:szCs w:val="18"/>
        </w:rPr>
        <w:t>à</w:t>
      </w:r>
      <w:r w:rsidRPr="6F2ED444">
        <w:rPr>
          <w:rFonts w:ascii="Marianne" w:hAnsi="Marianne"/>
          <w:sz w:val="18"/>
          <w:szCs w:val="18"/>
        </w:rPr>
        <w:t xml:space="preserve"> creuser, il conviendrait de proposer la </w:t>
      </w:r>
      <w:r w:rsidR="007679A3" w:rsidRPr="6F2ED444">
        <w:rPr>
          <w:rFonts w:ascii="Marianne" w:hAnsi="Marianne"/>
          <w:sz w:val="18"/>
          <w:szCs w:val="18"/>
        </w:rPr>
        <w:t>façon</w:t>
      </w:r>
      <w:r w:rsidRPr="6F2ED444">
        <w:rPr>
          <w:rFonts w:ascii="Marianne" w:hAnsi="Marianne"/>
          <w:sz w:val="18"/>
          <w:szCs w:val="18"/>
        </w:rPr>
        <w:t xml:space="preserve"> dont cela sera fait (discussion en </w:t>
      </w:r>
      <w:r w:rsidR="00EE10F7" w:rsidRPr="6F2ED444">
        <w:rPr>
          <w:rFonts w:ascii="Marianne" w:hAnsi="Marianne"/>
          <w:sz w:val="18"/>
          <w:szCs w:val="18"/>
        </w:rPr>
        <w:t>bilatéral</w:t>
      </w:r>
      <w:r w:rsidRPr="6F2ED444">
        <w:rPr>
          <w:rFonts w:ascii="Marianne" w:hAnsi="Marianne"/>
          <w:sz w:val="18"/>
          <w:szCs w:val="18"/>
        </w:rPr>
        <w:t>/</w:t>
      </w:r>
      <w:r w:rsidR="00EE10F7" w:rsidRPr="6F2ED444">
        <w:rPr>
          <w:rFonts w:ascii="Marianne" w:hAnsi="Marianne"/>
          <w:sz w:val="18"/>
          <w:szCs w:val="18"/>
        </w:rPr>
        <w:t>multilatéral</w:t>
      </w:r>
      <w:r w:rsidRPr="6F2ED444">
        <w:rPr>
          <w:rFonts w:ascii="Marianne" w:hAnsi="Marianne"/>
          <w:sz w:val="18"/>
          <w:szCs w:val="18"/>
        </w:rPr>
        <w:t>, sollicitation d’experts, consultation publique, etc</w:t>
      </w:r>
      <w:r w:rsidR="007679A3">
        <w:rPr>
          <w:rFonts w:ascii="Marianne" w:hAnsi="Marianne"/>
          <w:sz w:val="18"/>
          <w:szCs w:val="18"/>
        </w:rPr>
        <w:t>.</w:t>
      </w:r>
      <w:r w:rsidRPr="6F2ED444">
        <w:rPr>
          <w:rFonts w:ascii="Marianne" w:hAnsi="Marianne"/>
          <w:sz w:val="18"/>
          <w:szCs w:val="18"/>
        </w:rPr>
        <w:t xml:space="preserve">). </w:t>
      </w:r>
    </w:p>
    <w:p w14:paraId="2B55035B" w14:textId="1F5E95F8" w:rsidR="6F2ED444" w:rsidRPr="00463160" w:rsidRDefault="000C0661" w:rsidP="00463160">
      <w:r>
        <w:rPr>
          <w:rFonts w:ascii="Marianne" w:hAnsi="Marianne"/>
          <w:sz w:val="18"/>
          <w:szCs w:val="18"/>
        </w:rPr>
        <w:t>De façon générale il faudrait lancer un processus plus collectif d’élaboration de proposition et de construction d’une phase 2 du plan à l’image de ce qui avait été fait pour la première phase.</w:t>
      </w:r>
    </w:p>
    <w:p w14:paraId="74E21B42" w14:textId="40283EDC" w:rsidR="6F2ED444" w:rsidRPr="007679A3" w:rsidRDefault="6F2ED444" w:rsidP="00705162">
      <w:pPr>
        <w:numPr>
          <w:ilvl w:val="0"/>
          <w:numId w:val="1"/>
        </w:numPr>
        <w:rPr>
          <w:del w:id="7" w:author="Harold Ollivier" w:date="2023-12-06T21:28:00Z"/>
        </w:rPr>
      </w:pPr>
    </w:p>
    <w:sectPr w:rsidR="6F2ED444" w:rsidRPr="007679A3" w:rsidSect="00AC1799">
      <w:pgSz w:w="11906" w:h="16838"/>
      <w:pgMar w:top="709"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David DECHENAUD" w:date="2023-12-18T09:53:00Z" w:initials="DD">
    <w:p w14:paraId="1CE87EDA" w14:textId="0941B991" w:rsidR="003E311F" w:rsidRDefault="003E311F">
      <w:pPr>
        <w:pStyle w:val="Commentaire"/>
      </w:pPr>
      <w:r>
        <w:rPr>
          <w:rStyle w:val="Marquedecommentaire"/>
        </w:rPr>
        <w:annotationRef/>
      </w:r>
      <w:r>
        <w:t>Notamment sur le fait que nos formations sont souvent enseignées en anglais et donc très ouvertes sur l’international</w:t>
      </w:r>
    </w:p>
  </w:comment>
  <w:comment w:id="4" w:author="David DECHENAUD" w:date="2023-12-18T09:53:00Z" w:initials="DD">
    <w:p w14:paraId="5ADBDAAA" w14:textId="77777777" w:rsidR="003E311F" w:rsidRDefault="003E311F">
      <w:pPr>
        <w:pStyle w:val="Commentaire"/>
      </w:pPr>
      <w:r>
        <w:rPr>
          <w:rStyle w:val="Marquedecommentaire"/>
        </w:rPr>
        <w:annotationRef/>
      </w:r>
      <w:r>
        <w:t>Nous n’avons pas abordé cela.</w:t>
      </w:r>
    </w:p>
    <w:p w14:paraId="17026198" w14:textId="46C3A317" w:rsidR="003E311F" w:rsidRDefault="003E311F">
      <w:pPr>
        <w:pStyle w:val="Commentaire"/>
      </w:pPr>
      <w:r>
        <w:t xml:space="preserve">Je pense qu’il faut rester sur la seule thématique qui nous concerne ici, par légitimité et réalisme. </w:t>
      </w:r>
    </w:p>
    <w:p w14:paraId="5A547721" w14:textId="3555096E" w:rsidR="003E311F" w:rsidRDefault="003E311F">
      <w:pPr>
        <w:pStyle w:val="Commentaire"/>
      </w:pPr>
      <w:r>
        <w:t xml:space="preserve">Si on aborde frontalement le problème du +8 on risque d’avoir de se heurter à des fins de </w:t>
      </w:r>
      <w:proofErr w:type="spellStart"/>
      <w:r>
        <w:t>non recevoir</w:t>
      </w:r>
      <w:proofErr w:type="spellEnd"/>
    </w:p>
    <w:p w14:paraId="6D70F006" w14:textId="77777777" w:rsidR="003E311F" w:rsidRDefault="003E311F">
      <w:pPr>
        <w:pStyle w:val="Commentaire"/>
      </w:pPr>
    </w:p>
    <w:p w14:paraId="2AAA3453" w14:textId="7785FE26" w:rsidR="003E311F" w:rsidRDefault="003E311F">
      <w:pPr>
        <w:pStyle w:val="Commentaire"/>
      </w:pPr>
      <w:r>
        <w:t xml:space="preserve">Je propose une phrase identique à </w:t>
      </w:r>
      <w:proofErr w:type="gramStart"/>
      <w:r>
        <w:t>la  16</w:t>
      </w:r>
      <w:proofErr w:type="gramEnd"/>
      <w:r>
        <w:t>.</w:t>
      </w:r>
    </w:p>
    <w:p w14:paraId="6A73E3ED" w14:textId="1E65E9B6" w:rsidR="003E311F" w:rsidRDefault="003E311F">
      <w:pPr>
        <w:pStyle w:val="Commentaire"/>
      </w:pPr>
      <w:r>
        <w:t>Lors des échanges évoqués il sera possible d’ouvrir</w:t>
      </w:r>
    </w:p>
    <w:p w14:paraId="3978B2E3" w14:textId="75ADE153" w:rsidR="003E311F" w:rsidRDefault="003E311F">
      <w:pPr>
        <w:pStyle w:val="Commentaire"/>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CE87EDA" w15:done="0"/>
  <w15:commentEx w15:paraId="3978B2E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92A94FC" w16cex:dateUtc="2023-12-18T08:53:00Z"/>
  <w16cex:commentExtensible w16cex:durableId="292A9536" w16cex:dateUtc="2023-12-18T08: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CE87EDA" w16cid:durableId="292A94FC"/>
  <w16cid:commentId w16cid:paraId="3978B2E3" w16cid:durableId="292A953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panose1 w:val="02060603020205020403"/>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rianne">
    <w:altName w:val="Calibri"/>
    <w:charset w:val="00"/>
    <w:family w:val="auto"/>
    <w:pitch w:val="variable"/>
    <w:sig w:usb0="0000000F" w:usb1="00000000" w:usb2="00000000" w:usb3="00000000" w:csb0="00000003"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A33DC"/>
    <w:multiLevelType w:val="hybridMultilevel"/>
    <w:tmpl w:val="C6D69D4C"/>
    <w:lvl w:ilvl="0" w:tplc="088081C4">
      <w:start w:val="1"/>
      <w:numFmt w:val="decimal"/>
      <w:lvlText w:val="%1."/>
      <w:lvlJc w:val="left"/>
      <w:pPr>
        <w:ind w:left="720" w:hanging="360"/>
      </w:pPr>
      <w:rPr>
        <w:b w:val="0"/>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3FB603F"/>
    <w:multiLevelType w:val="hybridMultilevel"/>
    <w:tmpl w:val="3B4AF8BA"/>
    <w:lvl w:ilvl="0" w:tplc="8A30C660">
      <w:start w:val="1"/>
      <w:numFmt w:val="bullet"/>
      <w:lvlText w:val=""/>
      <w:lvlJc w:val="left"/>
      <w:pPr>
        <w:ind w:left="654" w:hanging="540"/>
      </w:pPr>
      <w:rPr>
        <w:rFonts w:ascii="Wingdings" w:eastAsia="Wingdings" w:hAnsi="Wingdings" w:hint="default"/>
        <w:sz w:val="40"/>
        <w:szCs w:val="40"/>
      </w:rPr>
    </w:lvl>
    <w:lvl w:ilvl="1" w:tplc="D44E3AD0">
      <w:start w:val="1"/>
      <w:numFmt w:val="bullet"/>
      <w:lvlText w:val="*"/>
      <w:lvlJc w:val="left"/>
      <w:pPr>
        <w:ind w:left="653" w:hanging="307"/>
      </w:pPr>
      <w:rPr>
        <w:rFonts w:ascii="Rockwell" w:eastAsia="Rockwell" w:hAnsi="Rockwell" w:hint="default"/>
        <w:sz w:val="40"/>
        <w:szCs w:val="40"/>
      </w:rPr>
    </w:lvl>
    <w:lvl w:ilvl="2" w:tplc="C28861F8">
      <w:start w:val="1"/>
      <w:numFmt w:val="bullet"/>
      <w:lvlText w:val="•"/>
      <w:lvlJc w:val="left"/>
      <w:pPr>
        <w:ind w:left="1093" w:hanging="307"/>
      </w:pPr>
      <w:rPr>
        <w:rFonts w:hint="default"/>
      </w:rPr>
    </w:lvl>
    <w:lvl w:ilvl="3" w:tplc="D71E3282">
      <w:start w:val="1"/>
      <w:numFmt w:val="bullet"/>
      <w:lvlText w:val="•"/>
      <w:lvlJc w:val="left"/>
      <w:pPr>
        <w:ind w:left="1532" w:hanging="307"/>
      </w:pPr>
      <w:rPr>
        <w:rFonts w:hint="default"/>
      </w:rPr>
    </w:lvl>
    <w:lvl w:ilvl="4" w:tplc="011E339C">
      <w:start w:val="1"/>
      <w:numFmt w:val="bullet"/>
      <w:lvlText w:val="•"/>
      <w:lvlJc w:val="left"/>
      <w:pPr>
        <w:ind w:left="1970" w:hanging="307"/>
      </w:pPr>
      <w:rPr>
        <w:rFonts w:hint="default"/>
      </w:rPr>
    </w:lvl>
    <w:lvl w:ilvl="5" w:tplc="41A23C6C">
      <w:start w:val="1"/>
      <w:numFmt w:val="bullet"/>
      <w:lvlText w:val="•"/>
      <w:lvlJc w:val="left"/>
      <w:pPr>
        <w:ind w:left="2409" w:hanging="307"/>
      </w:pPr>
      <w:rPr>
        <w:rFonts w:hint="default"/>
      </w:rPr>
    </w:lvl>
    <w:lvl w:ilvl="6" w:tplc="5C988E98">
      <w:start w:val="1"/>
      <w:numFmt w:val="bullet"/>
      <w:lvlText w:val="•"/>
      <w:lvlJc w:val="left"/>
      <w:pPr>
        <w:ind w:left="2848" w:hanging="307"/>
      </w:pPr>
      <w:rPr>
        <w:rFonts w:hint="default"/>
      </w:rPr>
    </w:lvl>
    <w:lvl w:ilvl="7" w:tplc="CCE89F06">
      <w:start w:val="1"/>
      <w:numFmt w:val="bullet"/>
      <w:lvlText w:val="•"/>
      <w:lvlJc w:val="left"/>
      <w:pPr>
        <w:ind w:left="3287" w:hanging="307"/>
      </w:pPr>
      <w:rPr>
        <w:rFonts w:hint="default"/>
      </w:rPr>
    </w:lvl>
    <w:lvl w:ilvl="8" w:tplc="4242425A">
      <w:start w:val="1"/>
      <w:numFmt w:val="bullet"/>
      <w:lvlText w:val="•"/>
      <w:lvlJc w:val="left"/>
      <w:pPr>
        <w:ind w:left="3726" w:hanging="307"/>
      </w:pPr>
      <w:rPr>
        <w:rFonts w:hint="default"/>
      </w:rPr>
    </w:lvl>
  </w:abstractNum>
  <w:abstractNum w:abstractNumId="2" w15:restartNumberingAfterBreak="0">
    <w:nsid w:val="14E5498E"/>
    <w:multiLevelType w:val="hybridMultilevel"/>
    <w:tmpl w:val="A170D9FA"/>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7437D2F"/>
    <w:multiLevelType w:val="hybridMultilevel"/>
    <w:tmpl w:val="76540250"/>
    <w:lvl w:ilvl="0" w:tplc="31C836F8">
      <w:start w:val="1"/>
      <w:numFmt w:val="bullet"/>
      <w:lvlText w:val=""/>
      <w:lvlJc w:val="left"/>
      <w:pPr>
        <w:ind w:left="689" w:hanging="540"/>
      </w:pPr>
      <w:rPr>
        <w:rFonts w:ascii="Wingdings" w:eastAsia="Wingdings" w:hAnsi="Wingdings" w:hint="default"/>
        <w:sz w:val="40"/>
        <w:szCs w:val="40"/>
      </w:rPr>
    </w:lvl>
    <w:lvl w:ilvl="1" w:tplc="23B6460A">
      <w:start w:val="1"/>
      <w:numFmt w:val="bullet"/>
      <w:lvlText w:val=""/>
      <w:lvlJc w:val="left"/>
      <w:pPr>
        <w:ind w:left="1373" w:hanging="540"/>
      </w:pPr>
      <w:rPr>
        <w:rFonts w:ascii="Wingdings" w:eastAsia="Wingdings" w:hAnsi="Wingdings" w:hint="default"/>
        <w:sz w:val="40"/>
        <w:szCs w:val="40"/>
      </w:rPr>
    </w:lvl>
    <w:lvl w:ilvl="2" w:tplc="5566B740">
      <w:start w:val="1"/>
      <w:numFmt w:val="bullet"/>
      <w:lvlText w:val="-"/>
      <w:lvlJc w:val="left"/>
      <w:pPr>
        <w:ind w:left="1788" w:hanging="243"/>
      </w:pPr>
      <w:rPr>
        <w:rFonts w:ascii="Rockwell" w:eastAsia="Rockwell" w:hAnsi="Rockwell" w:hint="default"/>
        <w:sz w:val="40"/>
        <w:szCs w:val="40"/>
      </w:rPr>
    </w:lvl>
    <w:lvl w:ilvl="3" w:tplc="B6BAAA50">
      <w:start w:val="1"/>
      <w:numFmt w:val="bullet"/>
      <w:lvlText w:val="•"/>
      <w:lvlJc w:val="left"/>
      <w:pPr>
        <w:ind w:left="1788" w:hanging="243"/>
      </w:pPr>
      <w:rPr>
        <w:rFonts w:hint="default"/>
      </w:rPr>
    </w:lvl>
    <w:lvl w:ilvl="4" w:tplc="568CC1FC">
      <w:start w:val="1"/>
      <w:numFmt w:val="bullet"/>
      <w:lvlText w:val="•"/>
      <w:lvlJc w:val="left"/>
      <w:pPr>
        <w:ind w:left="4187" w:hanging="243"/>
      </w:pPr>
      <w:rPr>
        <w:rFonts w:hint="default"/>
      </w:rPr>
    </w:lvl>
    <w:lvl w:ilvl="5" w:tplc="60900464">
      <w:start w:val="1"/>
      <w:numFmt w:val="bullet"/>
      <w:lvlText w:val="•"/>
      <w:lvlJc w:val="left"/>
      <w:pPr>
        <w:ind w:left="6586" w:hanging="243"/>
      </w:pPr>
      <w:rPr>
        <w:rFonts w:hint="default"/>
      </w:rPr>
    </w:lvl>
    <w:lvl w:ilvl="6" w:tplc="C8B8F1B2">
      <w:start w:val="1"/>
      <w:numFmt w:val="bullet"/>
      <w:lvlText w:val="•"/>
      <w:lvlJc w:val="left"/>
      <w:pPr>
        <w:ind w:left="8984" w:hanging="243"/>
      </w:pPr>
      <w:rPr>
        <w:rFonts w:hint="default"/>
      </w:rPr>
    </w:lvl>
    <w:lvl w:ilvl="7" w:tplc="E870B6D0">
      <w:start w:val="1"/>
      <w:numFmt w:val="bullet"/>
      <w:lvlText w:val="•"/>
      <w:lvlJc w:val="left"/>
      <w:pPr>
        <w:ind w:left="11383" w:hanging="243"/>
      </w:pPr>
      <w:rPr>
        <w:rFonts w:hint="default"/>
      </w:rPr>
    </w:lvl>
    <w:lvl w:ilvl="8" w:tplc="CBF886BC">
      <w:start w:val="1"/>
      <w:numFmt w:val="bullet"/>
      <w:lvlText w:val="•"/>
      <w:lvlJc w:val="left"/>
      <w:pPr>
        <w:ind w:left="13782" w:hanging="243"/>
      </w:pPr>
      <w:rPr>
        <w:rFonts w:hint="default"/>
      </w:rPr>
    </w:lvl>
  </w:abstractNum>
  <w:abstractNum w:abstractNumId="4" w15:restartNumberingAfterBreak="0">
    <w:nsid w:val="3B4C022B"/>
    <w:multiLevelType w:val="multilevel"/>
    <w:tmpl w:val="C88C5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1D3733"/>
    <w:multiLevelType w:val="hybridMultilevel"/>
    <w:tmpl w:val="D612172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4AA42D19"/>
    <w:multiLevelType w:val="hybridMultilevel"/>
    <w:tmpl w:val="A170D9FA"/>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50BB5A89"/>
    <w:multiLevelType w:val="hybridMultilevel"/>
    <w:tmpl w:val="E23009F2"/>
    <w:lvl w:ilvl="0" w:tplc="F9D60C66">
      <w:start w:val="1"/>
      <w:numFmt w:val="bullet"/>
      <w:lvlText w:val="-"/>
      <w:lvlJc w:val="left"/>
      <w:pPr>
        <w:ind w:left="720" w:hanging="360"/>
      </w:pPr>
      <w:rPr>
        <w:rFonts w:ascii="Calibri" w:hAnsi="Calibri" w:hint="default"/>
      </w:rPr>
    </w:lvl>
    <w:lvl w:ilvl="1" w:tplc="F28206F2">
      <w:start w:val="1"/>
      <w:numFmt w:val="bullet"/>
      <w:lvlText w:val="o"/>
      <w:lvlJc w:val="left"/>
      <w:pPr>
        <w:ind w:left="1440" w:hanging="360"/>
      </w:pPr>
      <w:rPr>
        <w:rFonts w:ascii="Courier New" w:hAnsi="Courier New" w:hint="default"/>
      </w:rPr>
    </w:lvl>
    <w:lvl w:ilvl="2" w:tplc="B6BCE5CC">
      <w:start w:val="1"/>
      <w:numFmt w:val="bullet"/>
      <w:lvlText w:val=""/>
      <w:lvlJc w:val="left"/>
      <w:pPr>
        <w:ind w:left="2160" w:hanging="360"/>
      </w:pPr>
      <w:rPr>
        <w:rFonts w:ascii="Wingdings" w:hAnsi="Wingdings" w:hint="default"/>
      </w:rPr>
    </w:lvl>
    <w:lvl w:ilvl="3" w:tplc="4A44A67C">
      <w:start w:val="1"/>
      <w:numFmt w:val="bullet"/>
      <w:lvlText w:val=""/>
      <w:lvlJc w:val="left"/>
      <w:pPr>
        <w:ind w:left="2880" w:hanging="360"/>
      </w:pPr>
      <w:rPr>
        <w:rFonts w:ascii="Symbol" w:hAnsi="Symbol" w:hint="default"/>
      </w:rPr>
    </w:lvl>
    <w:lvl w:ilvl="4" w:tplc="90629730">
      <w:start w:val="1"/>
      <w:numFmt w:val="bullet"/>
      <w:lvlText w:val="o"/>
      <w:lvlJc w:val="left"/>
      <w:pPr>
        <w:ind w:left="3600" w:hanging="360"/>
      </w:pPr>
      <w:rPr>
        <w:rFonts w:ascii="Courier New" w:hAnsi="Courier New" w:hint="default"/>
      </w:rPr>
    </w:lvl>
    <w:lvl w:ilvl="5" w:tplc="74BCD430">
      <w:start w:val="1"/>
      <w:numFmt w:val="bullet"/>
      <w:lvlText w:val=""/>
      <w:lvlJc w:val="left"/>
      <w:pPr>
        <w:ind w:left="4320" w:hanging="360"/>
      </w:pPr>
      <w:rPr>
        <w:rFonts w:ascii="Wingdings" w:hAnsi="Wingdings" w:hint="default"/>
      </w:rPr>
    </w:lvl>
    <w:lvl w:ilvl="6" w:tplc="DC264E34">
      <w:start w:val="1"/>
      <w:numFmt w:val="bullet"/>
      <w:lvlText w:val=""/>
      <w:lvlJc w:val="left"/>
      <w:pPr>
        <w:ind w:left="5040" w:hanging="360"/>
      </w:pPr>
      <w:rPr>
        <w:rFonts w:ascii="Symbol" w:hAnsi="Symbol" w:hint="default"/>
      </w:rPr>
    </w:lvl>
    <w:lvl w:ilvl="7" w:tplc="B622A564">
      <w:start w:val="1"/>
      <w:numFmt w:val="bullet"/>
      <w:lvlText w:val="o"/>
      <w:lvlJc w:val="left"/>
      <w:pPr>
        <w:ind w:left="5760" w:hanging="360"/>
      </w:pPr>
      <w:rPr>
        <w:rFonts w:ascii="Courier New" w:hAnsi="Courier New" w:hint="default"/>
      </w:rPr>
    </w:lvl>
    <w:lvl w:ilvl="8" w:tplc="562402DA">
      <w:start w:val="1"/>
      <w:numFmt w:val="bullet"/>
      <w:lvlText w:val=""/>
      <w:lvlJc w:val="left"/>
      <w:pPr>
        <w:ind w:left="6480" w:hanging="360"/>
      </w:pPr>
      <w:rPr>
        <w:rFonts w:ascii="Wingdings" w:hAnsi="Wingdings" w:hint="default"/>
      </w:rPr>
    </w:lvl>
  </w:abstractNum>
  <w:abstractNum w:abstractNumId="8" w15:restartNumberingAfterBreak="0">
    <w:nsid w:val="769D32AF"/>
    <w:multiLevelType w:val="hybridMultilevel"/>
    <w:tmpl w:val="A170D9F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7A58587C"/>
    <w:multiLevelType w:val="hybridMultilevel"/>
    <w:tmpl w:val="A2EE1E4A"/>
    <w:lvl w:ilvl="0" w:tplc="5F686E34">
      <w:start w:val="1"/>
      <w:numFmt w:val="bullet"/>
      <w:lvlText w:val=""/>
      <w:lvlJc w:val="left"/>
      <w:pPr>
        <w:ind w:left="656" w:hanging="540"/>
      </w:pPr>
      <w:rPr>
        <w:rFonts w:ascii="Wingdings" w:eastAsia="Wingdings" w:hAnsi="Wingdings" w:hint="default"/>
        <w:sz w:val="48"/>
        <w:szCs w:val="48"/>
      </w:rPr>
    </w:lvl>
    <w:lvl w:ilvl="1" w:tplc="4F2000AC">
      <w:start w:val="1"/>
      <w:numFmt w:val="bullet"/>
      <w:lvlText w:val="•"/>
      <w:lvlJc w:val="left"/>
      <w:pPr>
        <w:ind w:left="2361" w:hanging="540"/>
      </w:pPr>
      <w:rPr>
        <w:rFonts w:hint="default"/>
      </w:rPr>
    </w:lvl>
    <w:lvl w:ilvl="2" w:tplc="458EEA6C">
      <w:start w:val="1"/>
      <w:numFmt w:val="bullet"/>
      <w:lvlText w:val="•"/>
      <w:lvlJc w:val="left"/>
      <w:pPr>
        <w:ind w:left="4065" w:hanging="540"/>
      </w:pPr>
      <w:rPr>
        <w:rFonts w:hint="default"/>
      </w:rPr>
    </w:lvl>
    <w:lvl w:ilvl="3" w:tplc="DAA0ED58">
      <w:start w:val="1"/>
      <w:numFmt w:val="bullet"/>
      <w:lvlText w:val="•"/>
      <w:lvlJc w:val="left"/>
      <w:pPr>
        <w:ind w:left="5769" w:hanging="540"/>
      </w:pPr>
      <w:rPr>
        <w:rFonts w:hint="default"/>
      </w:rPr>
    </w:lvl>
    <w:lvl w:ilvl="4" w:tplc="EFE495DC">
      <w:start w:val="1"/>
      <w:numFmt w:val="bullet"/>
      <w:lvlText w:val="•"/>
      <w:lvlJc w:val="left"/>
      <w:pPr>
        <w:ind w:left="7474" w:hanging="540"/>
      </w:pPr>
      <w:rPr>
        <w:rFonts w:hint="default"/>
      </w:rPr>
    </w:lvl>
    <w:lvl w:ilvl="5" w:tplc="8D4C14C2">
      <w:start w:val="1"/>
      <w:numFmt w:val="bullet"/>
      <w:lvlText w:val="•"/>
      <w:lvlJc w:val="left"/>
      <w:pPr>
        <w:ind w:left="9178" w:hanging="540"/>
      </w:pPr>
      <w:rPr>
        <w:rFonts w:hint="default"/>
      </w:rPr>
    </w:lvl>
    <w:lvl w:ilvl="6" w:tplc="C3B0B4AA">
      <w:start w:val="1"/>
      <w:numFmt w:val="bullet"/>
      <w:lvlText w:val="•"/>
      <w:lvlJc w:val="left"/>
      <w:pPr>
        <w:ind w:left="10882" w:hanging="540"/>
      </w:pPr>
      <w:rPr>
        <w:rFonts w:hint="default"/>
      </w:rPr>
    </w:lvl>
    <w:lvl w:ilvl="7" w:tplc="66C28C1E">
      <w:start w:val="1"/>
      <w:numFmt w:val="bullet"/>
      <w:lvlText w:val="•"/>
      <w:lvlJc w:val="left"/>
      <w:pPr>
        <w:ind w:left="12587" w:hanging="540"/>
      </w:pPr>
      <w:rPr>
        <w:rFonts w:hint="default"/>
      </w:rPr>
    </w:lvl>
    <w:lvl w:ilvl="8" w:tplc="D3E6C6BA">
      <w:start w:val="1"/>
      <w:numFmt w:val="bullet"/>
      <w:lvlText w:val="•"/>
      <w:lvlJc w:val="left"/>
      <w:pPr>
        <w:ind w:left="14291" w:hanging="540"/>
      </w:pPr>
      <w:rPr>
        <w:rFonts w:hint="default"/>
      </w:rPr>
    </w:lvl>
  </w:abstractNum>
  <w:abstractNum w:abstractNumId="10" w15:restartNumberingAfterBreak="0">
    <w:nsid w:val="7D2665F4"/>
    <w:multiLevelType w:val="hybridMultilevel"/>
    <w:tmpl w:val="1CDA44F8"/>
    <w:lvl w:ilvl="0" w:tplc="41FE1E10">
      <w:start w:val="1"/>
      <w:numFmt w:val="upperLetter"/>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7"/>
  </w:num>
  <w:num w:numId="2">
    <w:abstractNumId w:val="9"/>
  </w:num>
  <w:num w:numId="3">
    <w:abstractNumId w:val="6"/>
  </w:num>
  <w:num w:numId="4">
    <w:abstractNumId w:val="8"/>
  </w:num>
  <w:num w:numId="5">
    <w:abstractNumId w:val="5"/>
  </w:num>
  <w:num w:numId="6">
    <w:abstractNumId w:val="2"/>
  </w:num>
  <w:num w:numId="7">
    <w:abstractNumId w:val="1"/>
  </w:num>
  <w:num w:numId="8">
    <w:abstractNumId w:val="0"/>
  </w:num>
  <w:num w:numId="9">
    <w:abstractNumId w:val="3"/>
  </w:num>
  <w:num w:numId="10">
    <w:abstractNumId w:val="4"/>
  </w:num>
  <w:num w:numId="11">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ECHENAUD">
    <w15:presenceInfo w15:providerId="AD" w15:userId="S::dechenad@azure.univ-grenoble-alpes.fr::0176f029-a504-4d57-93a3-47861940031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1BF9B7C6-6D23-4BA3-9C25-7A9413D01ED4}"/>
    <w:docVar w:name="dgnword-eventsink" w:val="1905790668656"/>
  </w:docVars>
  <w:rsids>
    <w:rsidRoot w:val="00C81156"/>
    <w:rsid w:val="00085777"/>
    <w:rsid w:val="00086447"/>
    <w:rsid w:val="00094C95"/>
    <w:rsid w:val="000A22F8"/>
    <w:rsid w:val="000B6ECD"/>
    <w:rsid w:val="000C0661"/>
    <w:rsid w:val="000D3183"/>
    <w:rsid w:val="000D3E95"/>
    <w:rsid w:val="000D72BD"/>
    <w:rsid w:val="0010475D"/>
    <w:rsid w:val="001269A8"/>
    <w:rsid w:val="00146316"/>
    <w:rsid w:val="00183AD5"/>
    <w:rsid w:val="001E390E"/>
    <w:rsid w:val="001F7124"/>
    <w:rsid w:val="002D23F3"/>
    <w:rsid w:val="00320F93"/>
    <w:rsid w:val="003213FF"/>
    <w:rsid w:val="00327A9B"/>
    <w:rsid w:val="003610DE"/>
    <w:rsid w:val="003C31FD"/>
    <w:rsid w:val="003D0781"/>
    <w:rsid w:val="003E13C5"/>
    <w:rsid w:val="003E311F"/>
    <w:rsid w:val="00407778"/>
    <w:rsid w:val="00422323"/>
    <w:rsid w:val="00463160"/>
    <w:rsid w:val="00466651"/>
    <w:rsid w:val="00486BCE"/>
    <w:rsid w:val="00496B27"/>
    <w:rsid w:val="00556E4C"/>
    <w:rsid w:val="00565692"/>
    <w:rsid w:val="00577D2D"/>
    <w:rsid w:val="005D5DB9"/>
    <w:rsid w:val="005E3008"/>
    <w:rsid w:val="006233F1"/>
    <w:rsid w:val="006377E6"/>
    <w:rsid w:val="006E3138"/>
    <w:rsid w:val="00705162"/>
    <w:rsid w:val="0075318D"/>
    <w:rsid w:val="00761766"/>
    <w:rsid w:val="007679A3"/>
    <w:rsid w:val="008145BB"/>
    <w:rsid w:val="008458E6"/>
    <w:rsid w:val="00872586"/>
    <w:rsid w:val="008A590F"/>
    <w:rsid w:val="008B0D6C"/>
    <w:rsid w:val="00907FBA"/>
    <w:rsid w:val="00937772"/>
    <w:rsid w:val="00954988"/>
    <w:rsid w:val="00A02113"/>
    <w:rsid w:val="00A65C9F"/>
    <w:rsid w:val="00A75EF6"/>
    <w:rsid w:val="00A84BC8"/>
    <w:rsid w:val="00AC1799"/>
    <w:rsid w:val="00AC6FBB"/>
    <w:rsid w:val="00B00A30"/>
    <w:rsid w:val="00B07CCC"/>
    <w:rsid w:val="00B64587"/>
    <w:rsid w:val="00B708EB"/>
    <w:rsid w:val="00B90239"/>
    <w:rsid w:val="00B92E41"/>
    <w:rsid w:val="00BC3C3C"/>
    <w:rsid w:val="00BE65F4"/>
    <w:rsid w:val="00BF6401"/>
    <w:rsid w:val="00C40961"/>
    <w:rsid w:val="00C81156"/>
    <w:rsid w:val="00C9259E"/>
    <w:rsid w:val="00C93874"/>
    <w:rsid w:val="00C97A92"/>
    <w:rsid w:val="00CA14F0"/>
    <w:rsid w:val="00D112A6"/>
    <w:rsid w:val="00D22F0C"/>
    <w:rsid w:val="00D629D2"/>
    <w:rsid w:val="00DB6FD0"/>
    <w:rsid w:val="00DD2ABE"/>
    <w:rsid w:val="00DE092D"/>
    <w:rsid w:val="00E26F44"/>
    <w:rsid w:val="00E8002E"/>
    <w:rsid w:val="00EE10F7"/>
    <w:rsid w:val="00EF76B5"/>
    <w:rsid w:val="08D4DD07"/>
    <w:rsid w:val="26F82526"/>
    <w:rsid w:val="2C94B99A"/>
    <w:rsid w:val="31682ABD"/>
    <w:rsid w:val="6D06AD8D"/>
    <w:rsid w:val="6F2ED444"/>
    <w:rsid w:val="74AC7DE4"/>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DA569"/>
  <w15:chartTrackingRefBased/>
  <w15:docId w15:val="{020690D1-AB5C-4DC3-9843-81653D23B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link w:val="Titre2Car"/>
    <w:uiPriority w:val="1"/>
    <w:qFormat/>
    <w:rsid w:val="00320F93"/>
    <w:pPr>
      <w:widowControl w:val="0"/>
      <w:spacing w:after="0" w:line="240" w:lineRule="auto"/>
      <w:ind w:left="106"/>
      <w:outlineLvl w:val="1"/>
    </w:pPr>
    <w:rPr>
      <w:rFonts w:ascii="Rockwell" w:eastAsia="Rockwell" w:hAnsi="Rockwell"/>
      <w:sz w:val="48"/>
      <w:szCs w:val="48"/>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1"/>
    <w:rsid w:val="00320F93"/>
    <w:rPr>
      <w:rFonts w:ascii="Rockwell" w:eastAsia="Rockwell" w:hAnsi="Rockwell"/>
      <w:sz w:val="48"/>
      <w:szCs w:val="48"/>
      <w:lang w:val="en-US"/>
    </w:rPr>
  </w:style>
  <w:style w:type="paragraph" w:styleId="Paragraphedeliste">
    <w:name w:val="List Paragraph"/>
    <w:basedOn w:val="Normal"/>
    <w:uiPriority w:val="34"/>
    <w:qFormat/>
    <w:rsid w:val="003213FF"/>
    <w:pPr>
      <w:ind w:left="720"/>
      <w:contextualSpacing/>
    </w:pPr>
  </w:style>
  <w:style w:type="paragraph" w:styleId="Corpsdetexte">
    <w:name w:val="Body Text"/>
    <w:basedOn w:val="Normal"/>
    <w:link w:val="CorpsdetexteCar"/>
    <w:uiPriority w:val="1"/>
    <w:qFormat/>
    <w:rsid w:val="00B64587"/>
    <w:pPr>
      <w:widowControl w:val="0"/>
      <w:spacing w:after="0" w:line="240" w:lineRule="auto"/>
      <w:ind w:left="118" w:hanging="540"/>
    </w:pPr>
    <w:rPr>
      <w:rFonts w:ascii="Rockwell" w:eastAsia="Rockwell" w:hAnsi="Rockwell"/>
      <w:sz w:val="40"/>
      <w:szCs w:val="40"/>
      <w:lang w:val="en-US"/>
    </w:rPr>
  </w:style>
  <w:style w:type="character" w:customStyle="1" w:styleId="CorpsdetexteCar">
    <w:name w:val="Corps de texte Car"/>
    <w:basedOn w:val="Policepardfaut"/>
    <w:link w:val="Corpsdetexte"/>
    <w:uiPriority w:val="1"/>
    <w:rsid w:val="00B64587"/>
    <w:rPr>
      <w:rFonts w:ascii="Rockwell" w:eastAsia="Rockwell" w:hAnsi="Rockwell"/>
      <w:sz w:val="40"/>
      <w:szCs w:val="40"/>
      <w:lang w:val="en-US"/>
    </w:rPr>
  </w:style>
  <w:style w:type="paragraph" w:styleId="Rvision">
    <w:name w:val="Revision"/>
    <w:hidden/>
    <w:uiPriority w:val="99"/>
    <w:semiHidden/>
    <w:rsid w:val="00D22F0C"/>
    <w:pPr>
      <w:spacing w:after="0" w:line="240" w:lineRule="auto"/>
    </w:pPr>
  </w:style>
  <w:style w:type="character" w:styleId="Marquedecommentaire">
    <w:name w:val="annotation reference"/>
    <w:basedOn w:val="Policepardfaut"/>
    <w:uiPriority w:val="99"/>
    <w:semiHidden/>
    <w:unhideWhenUsed/>
    <w:rsid w:val="00D22F0C"/>
    <w:rPr>
      <w:sz w:val="16"/>
      <w:szCs w:val="16"/>
    </w:rPr>
  </w:style>
  <w:style w:type="paragraph" w:styleId="Commentaire">
    <w:name w:val="annotation text"/>
    <w:basedOn w:val="Normal"/>
    <w:link w:val="CommentaireCar"/>
    <w:uiPriority w:val="99"/>
    <w:semiHidden/>
    <w:unhideWhenUsed/>
    <w:rsid w:val="00D22F0C"/>
    <w:pPr>
      <w:spacing w:line="240" w:lineRule="auto"/>
    </w:pPr>
    <w:rPr>
      <w:sz w:val="20"/>
      <w:szCs w:val="20"/>
    </w:rPr>
  </w:style>
  <w:style w:type="character" w:customStyle="1" w:styleId="CommentaireCar">
    <w:name w:val="Commentaire Car"/>
    <w:basedOn w:val="Policepardfaut"/>
    <w:link w:val="Commentaire"/>
    <w:uiPriority w:val="99"/>
    <w:semiHidden/>
    <w:rsid w:val="00D22F0C"/>
    <w:rPr>
      <w:sz w:val="20"/>
      <w:szCs w:val="20"/>
    </w:rPr>
  </w:style>
  <w:style w:type="paragraph" w:styleId="Objetducommentaire">
    <w:name w:val="annotation subject"/>
    <w:basedOn w:val="Commentaire"/>
    <w:next w:val="Commentaire"/>
    <w:link w:val="ObjetducommentaireCar"/>
    <w:uiPriority w:val="99"/>
    <w:semiHidden/>
    <w:unhideWhenUsed/>
    <w:rsid w:val="00D22F0C"/>
    <w:rPr>
      <w:b/>
      <w:bCs/>
    </w:rPr>
  </w:style>
  <w:style w:type="character" w:customStyle="1" w:styleId="ObjetducommentaireCar">
    <w:name w:val="Objet du commentaire Car"/>
    <w:basedOn w:val="CommentaireCar"/>
    <w:link w:val="Objetducommentaire"/>
    <w:uiPriority w:val="99"/>
    <w:semiHidden/>
    <w:rsid w:val="00D22F0C"/>
    <w:rPr>
      <w:b/>
      <w:bCs/>
      <w:sz w:val="20"/>
      <w:szCs w:val="20"/>
    </w:rPr>
  </w:style>
  <w:style w:type="paragraph" w:styleId="Textedebulles">
    <w:name w:val="Balloon Text"/>
    <w:basedOn w:val="Normal"/>
    <w:link w:val="TextedebullesCar"/>
    <w:uiPriority w:val="99"/>
    <w:semiHidden/>
    <w:unhideWhenUsed/>
    <w:rsid w:val="00C9259E"/>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C9259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8691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06B919-E6AF-4854-BC7C-9FAB399A1D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Pages>
  <Words>1087</Words>
  <Characters>5984</Characters>
  <Application>Microsoft Office Word</Application>
  <DocSecurity>0</DocSecurity>
  <Lines>49</Lines>
  <Paragraphs>14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SPM</Company>
  <LinksUpToDate>false</LinksUpToDate>
  <CharactersWithSpaces>7057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ABROUG Neil</dc:creator>
  <cp:keywords/>
  <dc:description/>
  <cp:lastModifiedBy>David DECHENAUD</cp:lastModifiedBy>
  <cp:revision>2</cp:revision>
  <cp:lastPrinted>2023-11-29T12:45:00Z</cp:lastPrinted>
  <dcterms:created xsi:type="dcterms:W3CDTF">2023-12-18T10:53:00Z</dcterms:created>
  <dcterms:modified xsi:type="dcterms:W3CDTF">2023-12-18T10:53:00Z</dcterms:modified>
</cp:coreProperties>
</file>