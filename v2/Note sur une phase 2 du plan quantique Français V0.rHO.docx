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101A66" w:rsidR="00845923" w:rsidP="00101A66" w:rsidRDefault="00845923" w14:paraId="6ACF11C8" w14:textId="77777777">
      <w:pPr>
        <w:pStyle w:val="Titre"/>
      </w:pPr>
      <w:r w:rsidRPr="00101A66">
        <w:t xml:space="preserve">Plan Quantique Français </w:t>
      </w:r>
    </w:p>
    <w:p w:rsidRPr="00101A66" w:rsidR="00845923" w:rsidP="00101A66" w:rsidRDefault="00101A66" w14:paraId="24EA148D" w14:textId="77777777">
      <w:pPr>
        <w:pStyle w:val="Titre"/>
      </w:pPr>
      <w:r w:rsidRPr="00101A66">
        <w:t>Bilan et p</w:t>
      </w:r>
      <w:r w:rsidRPr="00101A66" w:rsidR="00845923">
        <w:t xml:space="preserve">erspectives pour une </w:t>
      </w:r>
      <w:r w:rsidRPr="00101A66">
        <w:t>2</w:t>
      </w:r>
      <w:r w:rsidRPr="00101A66">
        <w:rPr>
          <w:vertAlign w:val="superscript"/>
        </w:rPr>
        <w:t>nd</w:t>
      </w:r>
      <w:r w:rsidRPr="00101A66" w:rsidR="00845923">
        <w:t xml:space="preserve"> Phase</w:t>
      </w:r>
    </w:p>
    <w:p w:rsidR="00845923" w:rsidP="00101A66" w:rsidRDefault="00845923" w14:paraId="43233878" w14:textId="77777777"/>
    <w:p w:rsidR="00323190" w:rsidP="00101A66" w:rsidRDefault="00FE4108" w14:paraId="393A25DE" w14:textId="47DF0B9C">
      <w:r w:rsidRPr="00101A66">
        <w:t xml:space="preserve">Le Président de la République a </w:t>
      </w:r>
      <w:r>
        <w:t>lancé</w:t>
      </w:r>
      <w:r w:rsidRPr="00101A66">
        <w:t xml:space="preserve"> </w:t>
      </w:r>
      <w:r>
        <w:t>en janvier</w:t>
      </w:r>
      <w:r w:rsidRPr="00101A66">
        <w:t xml:space="preserve"> 2021 le premier plan quantique français </w:t>
      </w:r>
      <w:r>
        <w:t>avec l’ambition de</w:t>
      </w:r>
      <w:r w:rsidRPr="00101A66">
        <w:t xml:space="preserve"> positionner la France parmi les pays </w:t>
      </w:r>
      <w:r>
        <w:t xml:space="preserve">leaders </w:t>
      </w:r>
      <w:r w:rsidRPr="00101A66">
        <w:t xml:space="preserve">qui </w:t>
      </w:r>
      <w:r>
        <w:t>maîtrisent les technologies quantiques et ainsi d’être en capacité de tirer parti</w:t>
      </w:r>
      <w:r w:rsidR="00283B72">
        <w:t xml:space="preserve"> </w:t>
      </w:r>
      <w:r>
        <w:t>des ruptures attendues de ces technologies en matière de calcul, de communication sécurisées ou de capteurs à la sensibilité ultime</w:t>
      </w:r>
      <w:r w:rsidRPr="00283B72" w:rsidR="00283B72">
        <w:t xml:space="preserve"> </w:t>
      </w:r>
      <w:r w:rsidR="00283B72">
        <w:t>et non de les subir avec pour conséquence une perte de souveraineté</w:t>
      </w:r>
      <w:r>
        <w:t>.</w:t>
      </w:r>
    </w:p>
    <w:p w:rsidR="00FE4108" w:rsidP="00101A66" w:rsidRDefault="00FE4108" w14:paraId="45299E75" w14:textId="5845A495">
      <w:r w:rsidR="3EBA671A">
        <w:rPr/>
        <w:t xml:space="preserve">3 ans après l’annonce présidentielle, une partie significative des actions a été lancée, avec des premiers résultats tangibles (premières scientifiques mondiales, forte dynamique de startups, développement de l’écosystème national). </w:t>
      </w:r>
    </w:p>
    <w:p w:rsidR="008A72EF" w:rsidP="00101A66" w:rsidRDefault="00BB5CE6" w14:paraId="20915D5C" w14:textId="5525B969">
      <w:r>
        <w:t xml:space="preserve">A ce stade, la France reste en position de garder son destin en main dans le domaine grâce à des start-ups en pointe (e.g. PASQUAL ou ALICE&amp;BOB notamment), à la constitution en cours d’un écosystème industriel soutenant les technologies habilitantes, à </w:t>
      </w:r>
      <w:r w:rsidR="008A72EF">
        <w:t>la constitution en cours d’</w:t>
      </w:r>
      <w:r>
        <w:t xml:space="preserve">infrastructures </w:t>
      </w:r>
      <w:r w:rsidR="008A72EF">
        <w:t>utilisant (Plateforme de calcul hybride HPC-quantique) ou capable de produire des briques technologies quantiques, à un socle de recherche amont d’excellent niveau, et à la capacité de tirer parti des programmes européens.</w:t>
      </w:r>
    </w:p>
    <w:p w:rsidR="00BB5CE6" w:rsidP="00101A66" w:rsidRDefault="008A72EF" w14:paraId="4DCD9620" w14:textId="49AA1C08">
      <w:r w:rsidR="3EBA671A">
        <w:rPr/>
        <w:t>Toutefois la compétition internationale s’est fortement amplifiée</w:t>
      </w:r>
      <w:ins w:author="Harold Ollivier" w:date="2023-12-03T09:32:29.413Z" w:id="1403775373">
        <w:r w:rsidR="3EBA671A">
          <w:t>,</w:t>
        </w:r>
      </w:ins>
      <w:r w:rsidR="3EBA671A">
        <w:rPr/>
        <w:t xml:space="preserve"> tirée en particulier par la Chine (&gt; 50% des brevets mondiaux et près 50% de l’investissement mondial), les USA (6 sur les 10 plus fortes capitalisations de start-ups et un effort massif de Google, Intel, IBM, Amazon et Microsoft) et l’Allemagne (46% de l’investissement public européen). On constate par ailleurs une tension exacerbée sur les talents.</w:t>
      </w:r>
    </w:p>
    <w:p w:rsidR="00283B72" w:rsidP="00101A66" w:rsidRDefault="00283B72" w14:paraId="6BA92549" w14:textId="77777777">
      <w:r>
        <w:t>Dans ce contexte, la France ne pourra maintenir son ambition qu’aux conditions suivantes :</w:t>
      </w:r>
    </w:p>
    <w:p w:rsidR="00283B72" w:rsidP="001F2F4B" w:rsidRDefault="00283B72" w14:paraId="1F141BEA" w14:textId="3D392D68">
      <w:pPr>
        <w:pStyle w:val="Paragraphedeliste"/>
        <w:numPr>
          <w:ilvl w:val="0"/>
          <w:numId w:val="26"/>
        </w:numPr>
        <w:rPr/>
      </w:pPr>
      <w:r w:rsidR="3EBA671A">
        <w:rPr/>
        <w:t xml:space="preserve">Apprécier </w:t>
      </w:r>
      <w:r w:rsidR="3EBA671A">
        <w:rPr/>
        <w:t>l’</w:t>
      </w:r>
      <w:r w:rsidR="3EBA671A">
        <w:rPr/>
        <w:t xml:space="preserve">état </w:t>
      </w:r>
      <w:r w:rsidR="3EBA671A">
        <w:rPr/>
        <w:t xml:space="preserve">réel </w:t>
      </w:r>
      <w:r w:rsidR="3EBA671A">
        <w:rPr/>
        <w:t xml:space="preserve">d’exécution </w:t>
      </w:r>
      <w:r w:rsidR="3EBA671A">
        <w:rPr/>
        <w:t>de la première phase du</w:t>
      </w:r>
      <w:r w:rsidR="3EBA671A">
        <w:rPr/>
        <w:t xml:space="preserve"> plan quantique </w:t>
      </w:r>
      <w:r w:rsidR="3EBA671A">
        <w:rPr/>
        <w:t>et l’accélérer</w:t>
      </w:r>
    </w:p>
    <w:p w:rsidR="00B45C7C" w:rsidP="001F2F4B" w:rsidRDefault="00B45C7C" w14:paraId="784924D2" w14:textId="1A94D1C1">
      <w:pPr>
        <w:pStyle w:val="Paragraphedeliste"/>
        <w:numPr>
          <w:ilvl w:val="0"/>
          <w:numId w:val="26"/>
        </w:numPr>
        <w:rPr>
          <w:ins w:author="Harold Ollivier" w:date="2023-12-03T09:33:13.205Z" w:id="338401581"/>
        </w:rPr>
      </w:pPr>
      <w:r w:rsidR="3EBA671A">
        <w:rPr/>
        <w:t>Préparer et lancer dès 2024 la seconde phase de ce plan en prolongeant les actions de temps long et complétant le plan sur les volets manquants ou à renforcer (appui par la commande publique, augmentation des talents, appui à l’industrialisation, traitement de question souveraines, soutien à l’investissement de croissance notamment</w:t>
      </w:r>
      <w:r w:rsidR="3EBA671A">
        <w:rPr/>
        <w:t>)</w:t>
      </w:r>
      <w:del w:author="Harold Ollivier" w:date="2023-12-03T09:33:11.844Z" w:id="2064411801">
        <w:r w:rsidDel="3EBA671A">
          <w:delText xml:space="preserve"> </w:delText>
        </w:r>
      </w:del>
      <w:r w:rsidR="3EBA671A">
        <w:rPr/>
        <w:t>.</w:t>
      </w:r>
    </w:p>
    <w:p w:rsidR="3EBA671A" w:rsidP="50F76329" w:rsidRDefault="3EBA671A" w14:paraId="299C9544" w14:textId="05492874">
      <w:pPr>
        <w:pStyle w:val="Paragraphedeliste"/>
        <w:numPr>
          <w:ilvl w:val="0"/>
          <w:numId w:val="26"/>
        </w:numPr>
        <w:spacing w:before="0" w:beforeAutospacing="off" w:after="0" w:afterAutospacing="off" w:line="259" w:lineRule="auto"/>
        <w:ind w:left="720" w:right="0" w:hanging="360"/>
        <w:jc w:val="both"/>
        <w:rPr>
          <w:del w:author="Harold Ollivier" w:date="2023-12-03T13:04:34.268Z" w:id="1158426100"/>
          <w:rFonts w:ascii="Calibri" w:hAnsi="Calibri" w:eastAsia="Calibri" w:cs="Calibri"/>
        </w:rPr>
        <w:pPrChange w:author="Harold Ollivier" w:date="2023-12-03T13:06:23.573Z">
          <w:pPr>
            <w:numPr>
              <w:ilvl w:val="0"/>
              <w:numId w:val="26"/>
            </w:numPr>
            <w:spacing w:beforeAutospacing="off"/>
          </w:pPr>
        </w:pPrChange>
      </w:pPr>
      <w:ins w:author="Harold Ollivier" w:date="2023-12-03T09:34:48.283Z" w:id="1124229248">
        <w:r w:rsidRPr="50F76329" w:rsidR="50F76329">
          <w:rPr>
            <w:rFonts w:ascii="Calibri" w:hAnsi="Calibri" w:eastAsia="Calibri" w:cs="Calibri"/>
          </w:rPr>
          <w:t>Rendre s</w:t>
        </w:r>
      </w:ins>
      <w:ins w:author="Harold Ollivier" w:date="2023-12-03T09:35:58.833Z" w:id="1965994943">
        <w:r w:rsidRPr="50F76329" w:rsidR="50F76329">
          <w:rPr>
            <w:rFonts w:ascii="Calibri" w:hAnsi="Calibri" w:eastAsia="Calibri" w:cs="Calibri"/>
          </w:rPr>
          <w:t xml:space="preserve">a </w:t>
        </w:r>
      </w:ins>
      <w:ins w:author="Harold Ollivier" w:date="2023-12-03T09:39:15.707Z" w:id="499558770">
        <w:r w:rsidRPr="50F76329" w:rsidR="50F76329">
          <w:rPr>
            <w:rFonts w:ascii="Calibri" w:hAnsi="Calibri" w:eastAsia="Calibri" w:cs="Calibri"/>
          </w:rPr>
          <w:t>stratégie</w:t>
        </w:r>
      </w:ins>
      <w:ins w:author="Harold Ollivier" w:date="2023-12-03T09:35:58.833Z" w:id="467152990">
        <w:r w:rsidRPr="50F76329" w:rsidR="50F76329">
          <w:rPr>
            <w:rFonts w:ascii="Calibri" w:hAnsi="Calibri" w:eastAsia="Calibri" w:cs="Calibri"/>
          </w:rPr>
          <w:t xml:space="preserve"> robuste face aux </w:t>
        </w:r>
      </w:ins>
      <w:ins w:author="Harold Ollivier" w:date="2023-12-03T09:39:43.812Z" w:id="775434002">
        <w:r w:rsidRPr="50F76329" w:rsidR="50F76329">
          <w:rPr>
            <w:rFonts w:ascii="Calibri" w:hAnsi="Calibri" w:eastAsia="Calibri" w:cs="Calibri"/>
          </w:rPr>
          <w:t xml:space="preserve">aléas économiques et technologiques </w:t>
        </w:r>
      </w:ins>
      <w:ins w:author="Harold Ollivier" w:date="2023-12-03T09:40:59.338Z" w:id="2096707797">
        <w:r w:rsidRPr="50F76329" w:rsidR="50F76329">
          <w:rPr>
            <w:rFonts w:ascii="Calibri" w:hAnsi="Calibri" w:eastAsia="Calibri" w:cs="Calibri"/>
          </w:rPr>
          <w:t xml:space="preserve">qui </w:t>
        </w:r>
      </w:ins>
      <w:ins w:author="Harold Ollivier" w:date="2023-12-03T09:41:59.741Z" w:id="943443996">
        <w:r w:rsidRPr="50F76329" w:rsidR="50F76329">
          <w:rPr>
            <w:rFonts w:ascii="Calibri" w:hAnsi="Calibri" w:eastAsia="Calibri" w:cs="Calibri"/>
          </w:rPr>
          <w:t xml:space="preserve">menacent </w:t>
        </w:r>
      </w:ins>
      <w:ins w:author="Harold Ollivier" w:date="2023-12-03T09:42:15.954Z" w:id="1651271896">
        <w:r w:rsidRPr="50F76329" w:rsidR="50F76329">
          <w:rPr>
            <w:rFonts w:ascii="Calibri" w:hAnsi="Calibri" w:eastAsia="Calibri" w:cs="Calibri"/>
          </w:rPr>
          <w:t>inévitablement</w:t>
        </w:r>
      </w:ins>
      <w:ins w:author="Harold Ollivier" w:date="2023-12-03T09:41:59.741Z" w:id="1061759412">
        <w:r w:rsidRPr="50F76329" w:rsidR="50F76329">
          <w:rPr>
            <w:rFonts w:ascii="Calibri" w:hAnsi="Calibri" w:eastAsia="Calibri" w:cs="Calibri"/>
          </w:rPr>
          <w:t xml:space="preserve"> </w:t>
        </w:r>
      </w:ins>
      <w:ins w:author="Harold Ollivier" w:date="2023-12-03T09:42:19.72Z" w:id="1725904257">
        <w:r w:rsidRPr="50F76329" w:rsidR="50F76329">
          <w:rPr>
            <w:rFonts w:ascii="Calibri" w:hAnsi="Calibri" w:eastAsia="Calibri" w:cs="Calibri"/>
          </w:rPr>
          <w:t xml:space="preserve">tous </w:t>
        </w:r>
      </w:ins>
      <w:ins w:author="Harold Ollivier" w:date="2023-12-03T09:41:59.741Z" w:id="1870054099">
        <w:r w:rsidRPr="50F76329" w:rsidR="50F76329">
          <w:rPr>
            <w:rFonts w:ascii="Calibri" w:hAnsi="Calibri" w:eastAsia="Calibri" w:cs="Calibri"/>
          </w:rPr>
          <w:t>les secteurs de po</w:t>
        </w:r>
      </w:ins>
      <w:ins w:author="Harold Ollivier" w:date="2023-12-03T09:42:00.919Z" w:id="186921053">
        <w:r w:rsidRPr="50F76329" w:rsidR="50F76329">
          <w:rPr>
            <w:rFonts w:ascii="Calibri" w:hAnsi="Calibri" w:eastAsia="Calibri" w:cs="Calibri"/>
          </w:rPr>
          <w:t xml:space="preserve">inte </w:t>
        </w:r>
      </w:ins>
      <w:ins w:author="Harold Ollivier" w:date="2023-12-03T09:35:58.833Z" w:id="1564992897">
        <w:r w:rsidRPr="50F76329" w:rsidR="50F76329">
          <w:rPr>
            <w:rFonts w:ascii="Calibri" w:hAnsi="Calibri" w:eastAsia="Calibri" w:cs="Calibri"/>
          </w:rPr>
          <w:t>encore peu matures</w:t>
        </w:r>
      </w:ins>
      <w:ins w:author="Harold Ollivier" w:date="2023-12-03T13:01:57.457Z" w:id="1068926417">
        <w:r w:rsidRPr="50F76329" w:rsidR="50F76329">
          <w:rPr>
            <w:rFonts w:ascii="Calibri" w:hAnsi="Calibri" w:eastAsia="Calibri" w:cs="Calibri"/>
          </w:rPr>
          <w:t xml:space="preserve"> en </w:t>
        </w:r>
      </w:ins>
      <w:ins w:author="Harold Ollivier" w:date="2023-12-03T13:02:46.769Z" w:id="1539900470">
        <w:r w:rsidRPr="50F76329" w:rsidR="50F76329">
          <w:rPr>
            <w:rFonts w:ascii="Calibri" w:hAnsi="Calibri" w:eastAsia="Calibri" w:cs="Calibri"/>
          </w:rPr>
          <w:t>poursuivant la construction de son portefeuille d’actifs au sens large (</w:t>
        </w:r>
      </w:ins>
      <w:ins w:author="Harold Ollivier" w:date="2023-12-03T13:04:25.767Z" w:id="45436839">
        <w:r w:rsidRPr="50F76329" w:rsidR="50F76329">
          <w:rPr>
            <w:rFonts w:ascii="Calibri" w:hAnsi="Calibri" w:eastAsia="Calibri" w:cs="Calibri"/>
          </w:rPr>
          <w:t>t</w:t>
        </w:r>
      </w:ins>
      <w:ins w:author="Harold Ollivier" w:date="2023-12-03T13:02:46.769Z" w:id="331077419">
        <w:r w:rsidRPr="50F76329" w:rsidR="50F76329">
          <w:rPr>
            <w:rFonts w:ascii="Calibri" w:hAnsi="Calibri" w:eastAsia="Calibri" w:cs="Calibri"/>
          </w:rPr>
          <w:t xml:space="preserve">alents, IP, </w:t>
        </w:r>
      </w:ins>
      <w:ins w:author="Harold Ollivier" w:date="2023-12-03T13:04:22.534Z" w:id="1734172591">
        <w:r w:rsidRPr="50F76329" w:rsidR="50F76329">
          <w:rPr>
            <w:rFonts w:ascii="Calibri" w:hAnsi="Calibri" w:eastAsia="Calibri" w:cs="Calibri"/>
          </w:rPr>
          <w:t>s</w:t>
        </w:r>
      </w:ins>
      <w:ins w:author="Harold Ollivier" w:date="2023-12-03T13:02:46.769Z" w:id="2108774945">
        <w:r w:rsidRPr="50F76329" w:rsidR="50F76329">
          <w:rPr>
            <w:rFonts w:ascii="Calibri" w:hAnsi="Calibri" w:eastAsia="Calibri" w:cs="Calibri"/>
          </w:rPr>
          <w:t xml:space="preserve">tart-ups, </w:t>
        </w:r>
      </w:ins>
      <w:ins w:author="Harold Ollivier" w:date="2023-12-03T13:04:19.628Z" w:id="1075525545">
        <w:r w:rsidRPr="50F76329" w:rsidR="50F76329">
          <w:rPr>
            <w:rFonts w:ascii="Calibri" w:hAnsi="Calibri" w:eastAsia="Calibri" w:cs="Calibri"/>
          </w:rPr>
          <w:t>p</w:t>
        </w:r>
      </w:ins>
      <w:ins w:author="Harold Ollivier" w:date="2023-12-03T13:02:46.769Z" w:id="1391676601">
        <w:r w:rsidRPr="50F76329" w:rsidR="50F76329">
          <w:rPr>
            <w:rFonts w:ascii="Calibri" w:hAnsi="Calibri" w:eastAsia="Calibri" w:cs="Calibri"/>
          </w:rPr>
          <w:t>artenariats</w:t>
        </w:r>
      </w:ins>
      <w:ins w:author="Harold Ollivier" w:date="2023-12-03T13:04:16.172Z" w:id="789935969">
        <w:r w:rsidRPr="50F76329" w:rsidR="50F76329">
          <w:rPr>
            <w:rFonts w:ascii="Calibri" w:hAnsi="Calibri" w:eastAsia="Calibri" w:cs="Calibri"/>
          </w:rPr>
          <w:t>, etc.</w:t>
        </w:r>
      </w:ins>
      <w:ins w:author="Harold Ollivier" w:date="2023-12-03T13:02:46.769Z" w:id="683992652">
        <w:r w:rsidRPr="50F76329" w:rsidR="50F76329">
          <w:rPr>
            <w:rFonts w:ascii="Calibri" w:hAnsi="Calibri" w:eastAsia="Calibri" w:cs="Calibri"/>
          </w:rPr>
          <w:t>)</w:t>
        </w:r>
      </w:ins>
      <w:ins w:author="Harold Ollivier" w:date="2023-12-03T13:07:54.337Z" w:id="785314708">
        <w:r w:rsidRPr="50F76329" w:rsidR="50F76329">
          <w:rPr>
            <w:rFonts w:ascii="Calibri" w:hAnsi="Calibri" w:eastAsia="Calibri" w:cs="Calibri"/>
          </w:rPr>
          <w:t xml:space="preserve"> et en lui assurant des </w:t>
        </w:r>
      </w:ins>
      <w:ins w:author="Harold Ollivier" w:date="2023-12-03T13:08:19.74Z" w:id="1820014940">
        <w:r w:rsidRPr="50F76329" w:rsidR="50F76329">
          <w:rPr>
            <w:rFonts w:ascii="Calibri" w:hAnsi="Calibri" w:eastAsia="Calibri" w:cs="Calibri"/>
          </w:rPr>
          <w:t>débouchés</w:t>
        </w:r>
      </w:ins>
      <w:ins w:author="Harold Ollivier" w:date="2023-12-03T13:07:54.337Z" w:id="1212411945">
        <w:r w:rsidRPr="50F76329" w:rsidR="50F76329">
          <w:rPr>
            <w:rFonts w:ascii="Calibri" w:hAnsi="Calibri" w:eastAsia="Calibri" w:cs="Calibri"/>
          </w:rPr>
          <w:t xml:space="preserve"> </w:t>
        </w:r>
      </w:ins>
      <w:ins w:author="Harold Ollivier" w:date="2023-12-03T13:08:23.198Z" w:id="2131126110">
        <w:r w:rsidRPr="50F76329" w:rsidR="50F76329">
          <w:rPr>
            <w:rFonts w:ascii="Calibri" w:hAnsi="Calibri" w:eastAsia="Calibri" w:cs="Calibri"/>
          </w:rPr>
          <w:t>diversifiés</w:t>
        </w:r>
      </w:ins>
      <w:ins w:author="Harold Ollivier" w:date="2023-12-03T13:07:54.337Z" w:id="528500903">
        <w:r w:rsidRPr="50F76329" w:rsidR="50F76329">
          <w:rPr>
            <w:rFonts w:ascii="Calibri" w:hAnsi="Calibri" w:eastAsia="Calibri" w:cs="Calibri"/>
          </w:rPr>
          <w:t>.</w:t>
        </w:r>
      </w:ins>
    </w:p>
    <w:p w:rsidR="00BE2F47" w:rsidP="00BE2F47" w:rsidRDefault="00BE2F47" w14:paraId="47166512" w14:textId="77777777">
      <w:pPr>
        <w:pStyle w:val="Titre1"/>
      </w:pPr>
      <w:r>
        <w:t>La France dans les 6 premières nations quantiques</w:t>
      </w:r>
      <w:r w:rsidR="00EE2444">
        <w:rPr>
          <w:rStyle w:val="Appelnotedebasdep"/>
        </w:rPr>
        <w:footnoteReference w:id="1"/>
      </w:r>
    </w:p>
    <w:p w:rsidRPr="00101A66" w:rsidR="000C217D" w:rsidP="00101A66" w:rsidRDefault="000C217D" w14:paraId="1BBAF64C" w14:textId="54138234">
      <w:pPr>
        <w:rPr>
          <w:ins w:author="Harold Ollivier" w:date="2023-12-03T09:49:16.236Z" w:id="1972086246"/>
        </w:rPr>
      </w:pPr>
      <w:r w:rsidR="3EBA671A">
        <w:rPr/>
        <w:t xml:space="preserve">La France est un des pays qui comptent dans ce domaine tout d’abord dans le domaine académique comme l’illustrent les derniers prix Nobel de physique d’Alain Aspect en 2022 et précédemment de Serge </w:t>
      </w:r>
      <w:proofErr w:type="spellStart"/>
      <w:r w:rsidR="3EBA671A">
        <w:rPr/>
        <w:t>Haroche</w:t>
      </w:r>
      <w:proofErr w:type="spellEnd"/>
      <w:r w:rsidR="3EBA671A">
        <w:rPr/>
        <w:t xml:space="preserve"> en 2012. En termes de publications la France est au 6</w:t>
      </w:r>
      <w:r w:rsidRPr="3EBA671A" w:rsidR="3EBA671A">
        <w:rPr>
          <w:vertAlign w:val="superscript"/>
        </w:rPr>
        <w:t>e</w:t>
      </w:r>
      <w:r w:rsidR="3EBA671A">
        <w:rPr/>
        <w:t xml:space="preserve"> rang mondial avec 5% des publications</w:t>
      </w:r>
      <w:ins w:author="Harold Ollivier" w:date="2023-12-03T09:39:08.145Z" w:id="996363303">
        <w:r w:rsidR="3EBA671A">
          <w:t xml:space="preserve">. Ces </w:t>
        </w:r>
        <w:r w:rsidR="3EBA671A">
          <w:t>dernieres</w:t>
        </w:r>
      </w:ins>
      <w:del w:author="Harold Ollivier" w:date="2023-12-03T09:39:09.845Z" w:id="1183419013">
        <w:r w:rsidDel="3EBA671A">
          <w:delText xml:space="preserve"> qui</w:delText>
        </w:r>
      </w:del>
      <w:r w:rsidR="3EBA671A">
        <w:rPr/>
        <w:t xml:space="preserve"> sont dominées par la Chine avec 30% suivi des Etats Unis avec 22%. La France est aussi au 6</w:t>
      </w:r>
      <w:r w:rsidRPr="3EBA671A" w:rsidR="3EBA671A">
        <w:rPr>
          <w:vertAlign w:val="superscript"/>
        </w:rPr>
        <w:t>e</w:t>
      </w:r>
      <w:r w:rsidR="3EBA671A">
        <w:rPr/>
        <w:t xml:space="preserve"> rang pour la création de start-ups avec 19 start-ups sur près de 400 au niveau mondial</w:t>
      </w:r>
      <w:ins w:author="Harold Ollivier" w:date="2023-12-03T09:47:55.193Z" w:id="578918628">
        <w:r w:rsidR="3EBA671A">
          <w:t>,</w:t>
        </w:r>
      </w:ins>
      <w:r w:rsidR="3EBA671A">
        <w:rPr/>
        <w:t xml:space="preserve"> soit 5%</w:t>
      </w:r>
      <w:ins w:author="Harold Ollivier" w:date="2023-12-03T09:47:59.248Z" w:id="154791857">
        <w:r w:rsidR="3EBA671A">
          <w:t>,</w:t>
        </w:r>
      </w:ins>
      <w:r w:rsidR="3EBA671A">
        <w:rPr/>
        <w:t xml:space="preserve"> loin derrière les Etats Unis qui en compte</w:t>
      </w:r>
      <w:ins w:author="Harold Ollivier" w:date="2023-12-03T09:48:06.012Z" w:id="1564372289">
        <w:r w:rsidR="3EBA671A">
          <w:t>nt</w:t>
        </w:r>
      </w:ins>
      <w:r w:rsidR="3EBA671A">
        <w:rPr/>
        <w:t xml:space="preserve"> plus de 100 ou le Canada ou le Royaume-Uni qui tournent autour d’une quarantaine. La France occupe ce type de rang pour l’ensemble des indicateurs comme</w:t>
      </w:r>
      <w:ins w:author="Harold Ollivier" w:date="2023-12-03T09:49:15.167Z" w:id="1939166910">
        <w:r w:rsidR="3EBA671A">
          <w:t>:</w:t>
        </w:r>
      </w:ins>
    </w:p>
    <w:p w:rsidRPr="00101A66" w:rsidR="000C217D" w:rsidP="00101A66" w:rsidRDefault="000C217D" w14:paraId="06D2679D" w14:textId="7B642214">
      <w:pPr>
        <w:rPr>
          <w:ins w:author="Harold Ollivier" w:date="2023-12-03T09:49:23.282Z" w:id="196818461"/>
        </w:rPr>
      </w:pPr>
      <w:ins w:author="Harold Ollivier" w:date="2023-12-03T09:49:17.756Z" w:id="794285374">
        <w:r w:rsidR="3EBA671A">
          <w:t>-</w:t>
        </w:r>
      </w:ins>
      <w:r w:rsidR="3EBA671A">
        <w:rPr/>
        <w:t xml:space="preserve"> les brevets mais avec seulement quelques pourcents du nombre total déposé </w:t>
      </w:r>
      <w:ins w:author="Harold Ollivier" w:date="2023-12-03T09:48:52.386Z" w:id="503532854">
        <w:r w:rsidR="3EBA671A">
          <w:t>---</w:t>
        </w:r>
      </w:ins>
      <w:del w:author="Harold Ollivier" w:date="2023-12-03T09:48:47.697Z" w:id="1371455828">
        <w:r w:rsidDel="3EBA671A">
          <w:delText>à</w:delText>
        </w:r>
      </w:del>
      <w:r w:rsidR="3EBA671A">
        <w:rPr/>
        <w:t xml:space="preserve"> 50%</w:t>
      </w:r>
      <w:ins w:author="Harold Ollivier" w:date="2023-12-03T09:48:55.834Z" w:id="1860053871">
        <w:r w:rsidR="3EBA671A">
          <w:t xml:space="preserve"> le sont</w:t>
        </w:r>
      </w:ins>
      <w:r w:rsidR="3EBA671A">
        <w:rPr/>
        <w:t xml:space="preserve"> par la Chine et 10% par les Etats Unis ou le Japon </w:t>
      </w:r>
      <w:ins w:author="Harold Ollivier" w:date="2023-12-03T09:49:03.051Z" w:id="674036234">
        <w:r w:rsidR="3EBA671A">
          <w:t xml:space="preserve">--- </w:t>
        </w:r>
      </w:ins>
    </w:p>
    <w:p w:rsidRPr="00101A66" w:rsidR="000C217D" w:rsidP="00101A66" w:rsidRDefault="000C217D" w14:paraId="01613608" w14:textId="02A4D7D8">
      <w:pPr>
        <w:rPr>
          <w:ins w:author="Harold Ollivier" w:date="2023-12-03T09:49:49.242Z" w:id="1330152561"/>
        </w:rPr>
      </w:pPr>
      <w:ins w:author="Harold Ollivier" w:date="2023-12-03T09:49:25.06Z" w:id="1673089223">
        <w:r w:rsidR="3EBA671A">
          <w:t xml:space="preserve">- </w:t>
        </w:r>
      </w:ins>
      <w:del w:author="Harold Ollivier" w:date="2023-12-03T09:49:27.266Z" w:id="258582361">
        <w:r w:rsidDel="3EBA671A">
          <w:delText>ou encore comme</w:delText>
        </w:r>
      </w:del>
      <w:r w:rsidR="3EBA671A">
        <w:rPr/>
        <w:t xml:space="preserve"> les investissements dans les start-ups avec de nouveaux quelques pour cents des investissements mondiaux qui avoisinent les 7 milliards de dollars pour moitié dans des compagnies américaines. </w:t>
      </w:r>
    </w:p>
    <w:p w:rsidRPr="00101A66" w:rsidR="000C217D" w:rsidP="00101A66" w:rsidRDefault="000C217D" w14:paraId="4130324A" w14:textId="6131F53B">
      <w:r w:rsidR="3EBA671A">
        <w:rPr/>
        <w:t>Le plan quantique place la France au 4</w:t>
      </w:r>
      <w:r w:rsidRPr="3EBA671A" w:rsidR="3EBA671A">
        <w:rPr>
          <w:vertAlign w:val="superscript"/>
        </w:rPr>
        <w:t>e</w:t>
      </w:r>
      <w:r w:rsidR="3EBA671A">
        <w:rPr/>
        <w:t xml:space="preserve"> rang des investissements public avec un peu plus de 5% des investissement publiques mondiaux s’élevant à près de 35 milliards de dollars dominés par la Chine avec plus de 15 milliards, suivi des Etats Unis avec 3,7 milliards et de l’Allemagne avec 2,5 milliards.     </w:t>
      </w:r>
    </w:p>
    <w:p w:rsidRPr="00101A66" w:rsidR="004164CC" w:rsidP="00101A66" w:rsidRDefault="004164CC" w14:paraId="7106170C" w14:textId="77777777">
      <w:pPr>
        <w:pStyle w:val="Titre1"/>
      </w:pPr>
      <w:r w:rsidRPr="00101A66">
        <w:t>Plan Quantique Français</w:t>
      </w:r>
    </w:p>
    <w:p w:rsidRPr="00101A66" w:rsidR="00101A66" w:rsidP="00101A66" w:rsidRDefault="00FE4108" w14:paraId="11AF2338" w14:textId="24DDC504">
      <w:r w:rsidR="3EBA671A">
        <w:rPr/>
        <w:t>Le premier plan quantique français correspond à un financement publi</w:t>
      </w:r>
      <w:ins w:author="Harold Ollivier" w:date="2023-12-03T09:51:18.118Z" w:id="946989551">
        <w:r w:rsidR="3EBA671A">
          <w:t>c</w:t>
        </w:r>
      </w:ins>
      <w:del w:author="Harold Ollivier" w:date="2023-12-03T09:51:15.326Z" w:id="393688455">
        <w:r w:rsidDel="3EBA671A">
          <w:delText>que</w:delText>
        </w:r>
      </w:del>
      <w:r w:rsidR="3EBA671A">
        <w:rPr/>
        <w:t xml:space="preserve"> et privé de 1,8 milliards d’euros sur 5 ans.  Construites pour servir 6 objectifs stratégiques (Développer les technologies et usages du calcul quantique </w:t>
      </w:r>
      <w:r w:rsidRPr="3EBA671A" w:rsidR="3EBA671A">
        <w:rPr>
          <w:rFonts w:ascii="Symbol" w:hAnsi="Symbol" w:eastAsia="Symbol" w:cs="Symbol"/>
        </w:rPr>
        <w:t>·</w:t>
      </w:r>
      <w:r w:rsidR="3EBA671A">
        <w:rPr/>
        <w:t xml:space="preserve"> Maitriser les technologies de capteurs quantiques </w:t>
      </w:r>
      <w:r w:rsidRPr="3EBA671A" w:rsidR="3EBA671A">
        <w:rPr>
          <w:rFonts w:ascii="Symbol" w:hAnsi="Symbol" w:eastAsia="Symbol" w:cs="Symbol"/>
        </w:rPr>
        <w:t>·</w:t>
      </w:r>
      <w:r w:rsidR="3EBA671A">
        <w:rPr/>
        <w:t xml:space="preserve"> Développer et diffuser la cryptographie post quantique </w:t>
      </w:r>
      <w:r w:rsidRPr="3EBA671A" w:rsidR="3EBA671A">
        <w:rPr>
          <w:rFonts w:ascii="Symbol" w:hAnsi="Symbol" w:eastAsia="Symbol" w:cs="Symbol"/>
        </w:rPr>
        <w:t>·</w:t>
      </w:r>
      <w:r w:rsidR="3EBA671A">
        <w:rPr/>
        <w:t xml:space="preserve"> Développer les technologies de communications quantiques </w:t>
      </w:r>
      <w:r w:rsidRPr="3EBA671A" w:rsidR="3EBA671A">
        <w:rPr>
          <w:rFonts w:ascii="Symbol" w:hAnsi="Symbol" w:eastAsia="Symbol" w:cs="Symbol"/>
        </w:rPr>
        <w:t>·</w:t>
      </w:r>
      <w:r w:rsidR="3EBA671A">
        <w:rPr/>
        <w:t xml:space="preserve"> Maitriser les technologies habilitantes du quantique </w:t>
      </w:r>
      <w:r w:rsidRPr="3EBA671A" w:rsidR="3EBA671A">
        <w:rPr>
          <w:rFonts w:ascii="Symbol" w:hAnsi="Symbol" w:eastAsia="Symbol" w:cs="Symbol"/>
        </w:rPr>
        <w:t>·</w:t>
      </w:r>
      <w:r w:rsidR="3EBA671A">
        <w:rPr/>
        <w:t xml:space="preserve"> Développer l’écosystème national et attirer les talents), les actions du plan visent à :</w:t>
      </w:r>
    </w:p>
    <w:p w:rsidRPr="00101A66" w:rsidR="00101A66" w:rsidP="0092725E" w:rsidRDefault="00101A66" w14:paraId="06E6D890" w14:textId="77777777">
      <w:pPr>
        <w:pStyle w:val="Paragraphedeliste"/>
        <w:numPr>
          <w:ilvl w:val="0"/>
          <w:numId w:val="12"/>
        </w:numPr>
      </w:pPr>
      <w:r w:rsidRPr="00101A66">
        <w:rPr>
          <w:b/>
        </w:rPr>
        <w:t>Soutenir les recherches fondamentale et technologique</w:t>
      </w:r>
      <w:r w:rsidRPr="00101A66">
        <w:t xml:space="preserve"> dans les domaines des ordinateurs quantiques, de la simulation quantique, des capteurs quantiques, et des communications quantiques notamment avec un programme et équipements prioritaires de recherche (</w:t>
      </w:r>
      <w:r w:rsidRPr="00101A66">
        <w:rPr>
          <w:b/>
        </w:rPr>
        <w:t>PEPR</w:t>
      </w:r>
      <w:r w:rsidRPr="00101A66">
        <w:t>) co-piloté par le CEA, le CNRS et l’INRIA ;</w:t>
      </w:r>
    </w:p>
    <w:p w:rsidRPr="00101A66" w:rsidR="00101A66" w:rsidP="0092725E" w:rsidRDefault="00101A66" w14:paraId="610ECF26" w14:textId="77777777">
      <w:pPr>
        <w:pStyle w:val="Paragraphedeliste"/>
        <w:numPr>
          <w:ilvl w:val="0"/>
          <w:numId w:val="12"/>
        </w:numPr>
      </w:pPr>
      <w:r w:rsidRPr="00101A66">
        <w:rPr>
          <w:b/>
        </w:rPr>
        <w:t xml:space="preserve">Stimuler l'Innovation Industrielle, la création de startups </w:t>
      </w:r>
      <w:r w:rsidRPr="00101A66">
        <w:t>et le développement des applications notamment grâce à une politique de maturation et d’essaimage concertée avec les organismes et des investisseurs comme BPIFrance mais aussi via la commande publique pour la création de plate-formes par exemple pour le calcul hybride classique(HPC)-quantique ;</w:t>
      </w:r>
    </w:p>
    <w:p w:rsidRPr="00101A66" w:rsidR="00101A66" w:rsidP="0092725E" w:rsidRDefault="00101A66" w14:paraId="102DBF8C" w14:textId="77777777">
      <w:pPr>
        <w:pStyle w:val="Paragraphedeliste"/>
        <w:numPr>
          <w:ilvl w:val="0"/>
          <w:numId w:val="12"/>
        </w:numPr>
      </w:pPr>
      <w:r w:rsidRPr="00101A66">
        <w:rPr>
          <w:b/>
        </w:rPr>
        <w:t>Développer les technologies habilitantes</w:t>
      </w:r>
      <w:r w:rsidRPr="00101A66">
        <w:t xml:space="preserve"> comme la cryogénie ou les lasers avec des missions dédiées et équiper la France de </w:t>
      </w:r>
      <w:r w:rsidRPr="00101A66">
        <w:rPr>
          <w:b/>
        </w:rPr>
        <w:t>capacités technologiques</w:t>
      </w:r>
      <w:r w:rsidRPr="00101A66">
        <w:t xml:space="preserve"> pour la monté en échelle et en maturité ;  </w:t>
      </w:r>
    </w:p>
    <w:p w:rsidRPr="00101A66" w:rsidR="00101A66" w:rsidP="0092725E" w:rsidRDefault="00101A66" w14:paraId="461A1010" w14:textId="44AE77FE">
      <w:pPr>
        <w:pStyle w:val="Paragraphedeliste"/>
        <w:numPr>
          <w:ilvl w:val="0"/>
          <w:numId w:val="12"/>
        </w:numPr>
      </w:pPr>
      <w:r w:rsidRPr="00101A66">
        <w:rPr>
          <w:b/>
        </w:rPr>
        <w:t>Former et attirer de</w:t>
      </w:r>
      <w:r w:rsidR="00365699">
        <w:rPr>
          <w:b/>
        </w:rPr>
        <w:t>s</w:t>
      </w:r>
      <w:r w:rsidRPr="00101A66">
        <w:rPr>
          <w:b/>
        </w:rPr>
        <w:t xml:space="preserve"> </w:t>
      </w:r>
      <w:r w:rsidR="00365699">
        <w:rPr>
          <w:b/>
        </w:rPr>
        <w:t>t</w:t>
      </w:r>
      <w:r w:rsidRPr="00101A66">
        <w:rPr>
          <w:b/>
        </w:rPr>
        <w:t xml:space="preserve">alents </w:t>
      </w:r>
      <w:r w:rsidRPr="00101A66">
        <w:t xml:space="preserve">à tous niveaux du technicien au chercheur, de l’alternant au doctorant et aux ingénieurs ;   </w:t>
      </w:r>
    </w:p>
    <w:p w:rsidRPr="00101A66" w:rsidR="00101A66" w:rsidP="0092725E" w:rsidRDefault="00C6478D" w14:paraId="70E7041C" w14:textId="743E2183">
      <w:pPr>
        <w:pStyle w:val="Paragraphedeliste"/>
        <w:numPr>
          <w:ilvl w:val="0"/>
          <w:numId w:val="12"/>
        </w:numPr>
      </w:pPr>
      <w:r>
        <w:rPr>
          <w:b/>
          <w:bCs/>
        </w:rPr>
        <w:t>Développer les c</w:t>
      </w:r>
      <w:r w:rsidRPr="00101A66">
        <w:rPr>
          <w:b/>
          <w:bCs/>
        </w:rPr>
        <w:t xml:space="preserve">ollaborations </w:t>
      </w:r>
      <w:r w:rsidRPr="00101A66" w:rsidR="00101A66">
        <w:rPr>
          <w:b/>
          <w:bCs/>
        </w:rPr>
        <w:t>Internationales :</w:t>
      </w:r>
      <w:r w:rsidRPr="00101A66" w:rsidR="00101A66">
        <w:t xml:space="preserve"> Renforcer la présence de la France dans les initiatives quantiques mondiales.</w:t>
      </w:r>
    </w:p>
    <w:p w:rsidRPr="00101A66" w:rsidR="00101A66" w:rsidP="00101A66" w:rsidRDefault="00101A66" w14:paraId="69959F41" w14:textId="77777777">
      <w:pPr>
        <w:pStyle w:val="Titre1"/>
      </w:pPr>
      <w:r w:rsidRPr="00101A66">
        <w:t>État d'Avancement du Plan Quantique</w:t>
      </w:r>
    </w:p>
    <w:p w:rsidRPr="00101A66" w:rsidR="00101A66" w:rsidP="00101A66" w:rsidRDefault="00101A66" w14:paraId="2C0B6ED6" w14:textId="77777777">
      <w:r w:rsidRPr="00101A66">
        <w:t>Un premier bilan a été publié en mars 2023</w:t>
      </w:r>
      <w:r w:rsidRPr="00101A66">
        <w:rPr>
          <w:rStyle w:val="Appelnotedebasdep"/>
        </w:rPr>
        <w:footnoteReference w:id="2"/>
      </w:r>
      <w:r w:rsidRPr="00101A66">
        <w:t>. Il fait état du lancement d’un ensemble d’actions pour un montant total de 350M€ :</w:t>
      </w:r>
    </w:p>
    <w:p w:rsidRPr="00101A66" w:rsidR="00101A66" w:rsidP="0092725E" w:rsidRDefault="00101A66" w14:paraId="4DA7C2A3" w14:textId="77777777">
      <w:pPr>
        <w:pStyle w:val="Paragraphedeliste"/>
        <w:numPr>
          <w:ilvl w:val="0"/>
          <w:numId w:val="13"/>
        </w:numPr>
      </w:pPr>
      <w:r w:rsidRPr="00101A66">
        <w:t>150 millions pour financer le Programme de recherche (PEPR) Quantique</w:t>
      </w:r>
    </w:p>
    <w:p w:rsidRPr="00101A66" w:rsidR="00101A66" w:rsidP="0092725E" w:rsidRDefault="00101A66" w14:paraId="37E2B837" w14:textId="77777777">
      <w:pPr>
        <w:pStyle w:val="Paragraphedeliste"/>
        <w:numPr>
          <w:ilvl w:val="0"/>
          <w:numId w:val="13"/>
        </w:numPr>
      </w:pPr>
      <w:r w:rsidRPr="00101A66">
        <w:t>60 millions en formation dans le cadre de l’appel à manifestation d’intérêt « Compétences et métiers d’avenir »</w:t>
      </w:r>
    </w:p>
    <w:p w:rsidRPr="00101A66" w:rsidR="00101A66" w:rsidP="0092725E" w:rsidRDefault="00101A66" w14:paraId="0FC1D706" w14:textId="77777777">
      <w:pPr>
        <w:pStyle w:val="Paragraphedeliste"/>
        <w:numPr>
          <w:ilvl w:val="0"/>
          <w:numId w:val="13"/>
        </w:numPr>
      </w:pPr>
      <w:r w:rsidRPr="00101A66">
        <w:t>72 millions pour mettre en place une plateforme de calcul quantique hybride</w:t>
      </w:r>
    </w:p>
    <w:p w:rsidRPr="00101A66" w:rsidR="00101A66" w:rsidP="0092725E" w:rsidRDefault="00101A66" w14:paraId="1A62A7C5" w14:textId="77777777">
      <w:pPr>
        <w:pStyle w:val="Paragraphedeliste"/>
        <w:numPr>
          <w:ilvl w:val="0"/>
          <w:numId w:val="13"/>
        </w:numPr>
      </w:pPr>
      <w:r w:rsidRPr="00101A66">
        <w:t>80 millions en soutien aux filières industrielles critiques</w:t>
      </w:r>
    </w:p>
    <w:p w:rsidRPr="00101A66" w:rsidR="00101A66" w:rsidP="00101A66" w:rsidRDefault="00101A66" w14:paraId="55CAF8F2" w14:textId="73EE3C6F">
      <w:r w:rsidR="28B81C2A">
        <w:rPr/>
        <w:t>Le premier bilan souligne aussi le fait que de</w:t>
      </w:r>
      <w:ins w:author="Harold Ollivier" w:date="2023-12-03T12:38:52.428Z" w:id="605085068">
        <w:r w:rsidR="28B81C2A">
          <w:t xml:space="preserve"> nombreuses</w:t>
        </w:r>
      </w:ins>
      <w:del w:author="Harold Ollivier" w:date="2023-12-03T12:38:49.767Z" w:id="1863091409">
        <w:r w:rsidDel="28B81C2A">
          <w:delText>s</w:delText>
        </w:r>
      </w:del>
      <w:r w:rsidR="28B81C2A">
        <w:rPr/>
        <w:t xml:space="preserve"> </w:t>
      </w:r>
      <w:proofErr w:type="gramStart"/>
      <w:r w:rsidR="28B81C2A">
        <w:rPr/>
        <w:t>startups</w:t>
      </w:r>
      <w:proofErr w:type="gramEnd"/>
      <w:ins w:author="Harold Ollivier" w:date="2023-12-03T12:39:20.014Z" w:id="1855138848">
        <w:r w:rsidR="28B81C2A">
          <w:t>,</w:t>
        </w:r>
      </w:ins>
      <w:commentRangeStart w:id="822267896"/>
      <w:r w:rsidR="28B81C2A">
        <w:rPr/>
        <w:t xml:space="preserve"> </w:t>
      </w:r>
      <w:del w:author="Harold Ollivier" w:date="2023-12-03T12:38:58.566Z" w:id="2014260926">
        <w:r w:rsidDel="28B81C2A">
          <w:delText>telles que</w:delText>
        </w:r>
      </w:del>
      <w:ins w:author="Harold Ollivier" w:date="2023-12-03T12:38:59.955Z" w:id="88113521">
        <w:r w:rsidR="28B81C2A">
          <w:t>parmi</w:t>
        </w:r>
        <w:r w:rsidR="28B81C2A">
          <w:t xml:space="preserve"> l</w:t>
        </w:r>
      </w:ins>
      <w:ins w:author="Harold Ollivier" w:date="2023-12-03T12:39:01.11Z" w:id="850933665">
        <w:r w:rsidR="28B81C2A">
          <w:t>esquelles</w:t>
        </w:r>
      </w:ins>
      <w:r w:rsidR="28B81C2A">
        <w:rPr/>
        <w:t xml:space="preserve"> PASQAL, </w:t>
      </w:r>
      <w:proofErr w:type="spellStart"/>
      <w:r w:rsidR="28B81C2A">
        <w:rPr/>
        <w:t>Quobly</w:t>
      </w:r>
      <w:proofErr w:type="spellEnd"/>
      <w:r w:rsidR="28B81C2A">
        <w:rPr/>
        <w:t>, Alice &amp; Bob,</w:t>
      </w:r>
      <w:del w:author="Harold Ollivier" w:date="2023-12-03T12:39:04.315Z" w:id="920318473">
        <w:r w:rsidDel="28B81C2A">
          <w:delText xml:space="preserve"> et</w:delText>
        </w:r>
      </w:del>
      <w:r w:rsidR="28B81C2A">
        <w:rPr/>
        <w:t xml:space="preserve"> </w:t>
      </w:r>
      <w:proofErr w:type="spellStart"/>
      <w:r w:rsidR="28B81C2A">
        <w:rPr/>
        <w:t>Aqemia</w:t>
      </w:r>
      <w:proofErr w:type="spellEnd"/>
      <w:ins w:author="Harold Ollivier" w:date="2023-12-03T12:39:15.94Z" w:id="1998062513">
        <w:r w:rsidR="28B81C2A">
          <w:t xml:space="preserve">, </w:t>
        </w:r>
        <w:r w:rsidR="28B81C2A">
          <w:t>Quandela</w:t>
        </w:r>
        <w:r w:rsidR="28B81C2A">
          <w:t>, etc.,</w:t>
        </w:r>
      </w:ins>
      <w:commentRangeEnd w:id="822267896"/>
      <w:r>
        <w:rPr>
          <w:rStyle w:val="CommentReference"/>
        </w:rPr>
        <w:commentReference w:id="822267896"/>
      </w:r>
      <w:r w:rsidR="28B81C2A">
        <w:rPr/>
        <w:t xml:space="preserve"> ont reçu un soutien significatif pour développer des technologies quantiques avancées, allant des ordinateurs quantiques à la recherche de médicaments par l'intelligence artificielle générative combinée à des algorithmes inspirés de la mécanique quantique. </w:t>
      </w:r>
    </w:p>
    <w:p w:rsidRPr="00101A66" w:rsidR="00101A66" w:rsidP="00101A66" w:rsidRDefault="00101A66" w14:paraId="66BD4795" w14:textId="6F045261">
      <w:r w:rsidR="3EBA671A">
        <w:rPr/>
        <w:t>La plupart des actions du plan n’ont toutefois démarré que récemment ou sont encore en cours de contractualisation. Par exemple, les 10 premiers projets du PEPR sont passé</w:t>
      </w:r>
      <w:ins w:author="Harold Ollivier" w:date="2023-12-03T12:39:39.028Z" w:id="1320049004">
        <w:r w:rsidR="3EBA671A">
          <w:t>s</w:t>
        </w:r>
      </w:ins>
      <w:r w:rsidR="3EBA671A">
        <w:rPr/>
        <w:t xml:space="preserve"> en phase opérationnelle en 2022. Le projet de plateforme quantique hybride devrait mettre en service dans les prochains mois une première machine quantique construit par la startup française PASQAL permettant ainsi prochainement </w:t>
      </w:r>
      <w:ins w:author="Harold Ollivier" w:date="2023-12-03T12:40:23.035Z" w:id="2137420244">
        <w:r w:rsidR="3EBA671A">
          <w:t xml:space="preserve">d’accélérer </w:t>
        </w:r>
      </w:ins>
      <w:r w:rsidR="3EBA671A">
        <w:rPr/>
        <w:t>le développement d</w:t>
      </w:r>
      <w:ins w:author="Harold Ollivier" w:date="2023-12-03T12:40:44.127Z" w:id="514771643">
        <w:r w:rsidR="3EBA671A">
          <w:t>’</w:t>
        </w:r>
      </w:ins>
      <w:del w:author="Harold Ollivier" w:date="2023-12-03T12:40:36.228Z" w:id="1817992060">
        <w:r w:rsidDel="3EBA671A">
          <w:delText>e</w:delText>
        </w:r>
      </w:del>
      <w:r w:rsidR="3EBA671A">
        <w:rPr/>
        <w:t xml:space="preserve"> </w:t>
      </w:r>
      <w:del w:author="Harold Ollivier" w:date="2023-12-03T12:40:33.075Z" w:id="961248608">
        <w:r w:rsidDel="3EBA671A">
          <w:delText xml:space="preserve">premières </w:delText>
        </w:r>
      </w:del>
      <w:r w:rsidR="3EBA671A">
        <w:rPr/>
        <w:t xml:space="preserve">applications. Le projet de R&amp;D pour les technologies habilitantes cryogéniques n’a reçu l’accord du SGPI qu’en septembre 2023 et est en cours de contractualisation avec l’ANR. </w:t>
      </w:r>
    </w:p>
    <w:p w:rsidR="0092725E" w:rsidP="0092725E" w:rsidRDefault="00101A66" w14:paraId="06702002" w14:textId="1083B872">
      <w:pPr>
        <w:pBdr>
          <w:top w:val="single" w:color="auto" w:sz="4" w:space="1"/>
          <w:left w:val="single" w:color="auto" w:sz="4" w:space="4"/>
          <w:bottom w:val="single" w:color="auto" w:sz="4" w:space="1"/>
          <w:right w:val="single" w:color="auto" w:sz="4" w:space="4"/>
        </w:pBdr>
      </w:pPr>
      <w:r w:rsidRPr="00101A66">
        <w:t>Même si les premiers projets lancés avancent bien</w:t>
      </w:r>
      <w:r w:rsidR="00B45C7C">
        <w:t xml:space="preserve"> (notamment avec des premières mondiales)</w:t>
      </w:r>
      <w:r w:rsidRPr="00101A66">
        <w:t xml:space="preserve"> et que les startups ont un</w:t>
      </w:r>
      <w:r w:rsidR="00B45C7C">
        <w:t>e</w:t>
      </w:r>
      <w:r w:rsidRPr="00101A66">
        <w:t xml:space="preserve"> </w:t>
      </w:r>
      <w:r w:rsidR="00B45C7C">
        <w:t xml:space="preserve">forte dynamique </w:t>
      </w:r>
      <w:r w:rsidRPr="00101A66" w:rsidR="00B45C7C">
        <w:t>financièr</w:t>
      </w:r>
      <w:r w:rsidR="00B45C7C">
        <w:t>e</w:t>
      </w:r>
      <w:r w:rsidRPr="00101A66">
        <w:t xml:space="preserve"> et technologique, une première priorité est donc de lancer et de soutenir le bon démarrage de l’ensemble des projets, dispositifs et programmes du plan. </w:t>
      </w:r>
    </w:p>
    <w:p w:rsidRPr="00101A66" w:rsidR="00101A66" w:rsidP="0092725E" w:rsidRDefault="00B45C7C" w14:paraId="1688B064" w14:textId="1D08863C">
      <w:pPr>
        <w:pBdr>
          <w:top w:val="single" w:color="auto" w:sz="4" w:space="1"/>
          <w:left w:val="single" w:color="auto" w:sz="4" w:space="4"/>
          <w:bottom w:val="single" w:color="auto" w:sz="4" w:space="1"/>
          <w:right w:val="single" w:color="auto" w:sz="4" w:space="4"/>
        </w:pBdr>
      </w:pPr>
      <w:r>
        <w:t xml:space="preserve">Un exercice d’appréciation de l’état exécution réel du plan apparait nécessaire pour recaler les dates de disponibilité estimées des résultats mais aussi pour qu’un RETEX permette de </w:t>
      </w:r>
      <w:r w:rsidRPr="00101A66" w:rsidR="00101A66">
        <w:t xml:space="preserve">réduire les temps pris par les différents processus administratifs </w:t>
      </w:r>
      <w:r>
        <w:t>et d’améliorer significativement la rapidité du passage en exécution</w:t>
      </w:r>
    </w:p>
    <w:p w:rsidRPr="00101A66" w:rsidR="00101A66" w:rsidP="00101A66" w:rsidRDefault="00101A66" w14:paraId="14E3A0A2" w14:textId="77777777">
      <w:pPr>
        <w:pStyle w:val="Titre1"/>
      </w:pPr>
      <w:r w:rsidRPr="00101A66">
        <w:t>Nécessité de réfléchir à une Seconde Phase</w:t>
      </w:r>
    </w:p>
    <w:p w:rsidR="007643AD" w:rsidP="00101A66" w:rsidRDefault="007643AD" w14:paraId="33D36CF3" w14:textId="039C206C">
      <w:pPr>
        <w:rPr>
          <w:ins w:author="Harold Ollivier" w:date="2023-12-03T13:11:45.824Z" w:id="533321030"/>
          <w:del w:author="Harold Ollivier" w:date="2023-12-03T13:22:55.293Z" w:id="108695432"/>
        </w:rPr>
      </w:pPr>
      <w:r w:rsidR="50F76329">
        <w:rPr/>
        <w:t xml:space="preserve">Le Plan Quantique initial vise à positionner la France comme un acteur du développement des technologies quantiques. Ces technologies, caractérisées aujourd’hui par leur nature exploratoire, risquée mais potentiellement révolutionnaire, requièrent un engagement à long terme </w:t>
      </w:r>
      <w:ins w:author="Harold Ollivier" w:date="2023-12-03T13:09:59.98Z" w:id="1699384562">
        <w:r w:rsidR="50F76329">
          <w:t>et un</w:t>
        </w:r>
      </w:ins>
      <w:ins w:author="Harold Ollivier" w:date="2023-12-03T13:11:01.086Z" w:id="140951109">
        <w:r w:rsidR="50F76329">
          <w:t>e</w:t>
        </w:r>
      </w:ins>
      <w:ins w:author="Harold Ollivier" w:date="2023-12-03T13:09:59.98Z" w:id="25932467">
        <w:r w:rsidR="50F76329">
          <w:t xml:space="preserve"> gestion</w:t>
        </w:r>
      </w:ins>
      <w:ins w:author="Harold Ollivier" w:date="2023-12-03T13:10:47.722Z" w:id="1154542374">
        <w:r w:rsidR="50F76329">
          <w:t xml:space="preserve"> du portefeuille </w:t>
        </w:r>
      </w:ins>
      <w:ins w:author="Harold Ollivier" w:date="2023-12-03T13:11:52.739Z" w:id="628362615">
        <w:r w:rsidR="50F76329">
          <w:t>d’act</w:t>
        </w:r>
      </w:ins>
      <w:ins w:author="Harold Ollivier" w:date="2023-12-03T13:12:12.02Z" w:id="701484128">
        <w:r w:rsidR="50F76329">
          <w:t>i</w:t>
        </w:r>
      </w:ins>
      <w:ins w:author="Harold Ollivier" w:date="2023-12-03T13:22:55.295Z" w:id="11734430">
        <w:r w:rsidR="50F76329">
          <w:t xml:space="preserve">fs en cours de </w:t>
        </w:r>
      </w:ins>
      <w:ins w:author="Harold Ollivier" w:date="2023-12-03T13:24:58.575Z" w:id="1991399669">
        <w:r w:rsidR="50F76329">
          <w:t>création</w:t>
        </w:r>
      </w:ins>
      <w:ins w:author="Harold Ollivier" w:date="2023-12-03T13:23:54.322Z" w:id="1360393440">
        <w:r w:rsidR="50F76329">
          <w:t xml:space="preserve"> </w:t>
        </w:r>
      </w:ins>
      <w:ins w:author="Harold Ollivier" w:date="2023-12-03T13:24:24.988Z" w:id="1866776585">
        <w:r w:rsidR="50F76329">
          <w:t xml:space="preserve">ouverte et </w:t>
        </w:r>
      </w:ins>
      <w:ins w:author="Harold Ollivier" w:date="2023-12-03T13:25:02.562Z" w:id="1574466569">
        <w:r w:rsidR="50F76329">
          <w:t>diversifiée</w:t>
        </w:r>
      </w:ins>
      <w:ins w:author="Harold Ollivier" w:date="2023-12-03T13:24:24.988Z" w:id="1962433254">
        <w:r w:rsidR="50F76329">
          <w:t xml:space="preserve"> afin de ne pas </w:t>
        </w:r>
      </w:ins>
      <w:ins w:author="Harold Ollivier" w:date="2023-12-03T13:25:06.795Z" w:id="1584782242">
        <w:r w:rsidR="50F76329">
          <w:t>hypothéquer</w:t>
        </w:r>
      </w:ins>
      <w:ins w:author="Harold Ollivier" w:date="2023-12-03T13:24:50.76Z" w:id="288855013">
        <w:r w:rsidR="50F76329">
          <w:t xml:space="preserve"> certains usages des technologies quantiques qui n</w:t>
        </w:r>
      </w:ins>
      <w:ins w:author="Harold Ollivier" w:date="2023-12-03T13:25:18.082Z" w:id="2051842088">
        <w:r w:rsidR="50F76329">
          <w:t>’o</w:t>
        </w:r>
      </w:ins>
      <w:ins w:author="Harold Ollivier" w:date="2023-12-03T13:24:50.76Z" w:id="1616581109">
        <w:r w:rsidR="50F76329">
          <w:t xml:space="preserve">nt pas </w:t>
        </w:r>
      </w:ins>
      <w:ins w:author="Harold Ollivier" w:date="2023-12-03T13:25:30.435Z" w:id="1436471567">
        <w:r w:rsidR="50F76329">
          <w:t xml:space="preserve">encore </w:t>
        </w:r>
      </w:ins>
      <w:ins w:author="Harold Ollivier" w:date="2023-12-03T13:24:50.76Z" w:id="1717327187">
        <w:r w:rsidR="50F76329">
          <w:t xml:space="preserve">identifies. </w:t>
        </w:r>
      </w:ins>
    </w:p>
    <w:p w:rsidR="007643AD" w:rsidP="50F76329" w:rsidRDefault="007643AD" w14:paraId="0737BD55" w14:textId="2C74010E">
      <w:pPr>
        <w:pStyle w:val="Normal"/>
        <w:rPr>
          <w:ins w:author="Harold Ollivier" w:date="2023-12-03T13:26:26.165Z" w:id="667016330"/>
        </w:rPr>
      </w:pPr>
      <w:del w:author="Harold Ollivier" w:date="2023-12-03T13:26:20.106Z" w:id="1174947191">
        <w:r w:rsidDel="50F76329">
          <w:delText xml:space="preserve">pour soutenir leur croissance et leur intégration. </w:delText>
        </w:r>
      </w:del>
      <w:proofErr w:type="spellStart"/>
      <w:proofErr w:type="spellEnd"/>
      <w:proofErr w:type="spellStart"/>
      <w:proofErr w:type="spellEnd"/>
      <w:proofErr w:type="gramStart"/>
      <w:proofErr w:type="gramEnd"/>
    </w:p>
    <w:p w:rsidR="007643AD" w:rsidP="50F76329" w:rsidRDefault="007643AD" w14:paraId="7B961215" w14:textId="6C32FACA">
      <w:pPr>
        <w:pStyle w:val="Normal"/>
      </w:pPr>
      <w:r w:rsidR="50F76329">
        <w:rPr/>
        <w:t>Cela implique un investissement continu en recherche fondamentale, ainsi que la formation de nouvelles générations de chercheurs, ingénieurs et techniciens dont les compétences couvrent l’ensemble de la chaîne de valeur de ces technologies de rupture que ce soit en formation initiale ou continue. Le développement et le déploiement des technologies quantiques demandent des investissements soutenus dans des infrastructures et des capacités technologiques de pointe structurant à long terme l’écosystème français et européen. Les startups, qui travaillent sur ces technologies à un stade de maturité initial faible, nécessitent un accompagnement constant pour surmonter les défis de leur développement et réussir leurs levées de fond successives. L'intensification de la concurrence internationale et le niveau d’investissement associé public et privé dans le monde sont spectaculaires et appellent un renforcement des moyens d’actions du plan quantique</w:t>
      </w:r>
      <w:ins w:author="Harold Ollivier" w:date="2023-12-03T13:26:59.938Z" w:id="1343669175">
        <w:r w:rsidR="50F76329">
          <w:t xml:space="preserve"> y c</w:t>
        </w:r>
      </w:ins>
      <w:ins w:author="Harold Ollivier" w:date="2023-12-03T13:27:06.962Z" w:id="334293279">
        <w:r w:rsidR="50F76329">
          <w:t>ompris a l’international</w:t>
        </w:r>
      </w:ins>
      <w:r w:rsidR="50F76329">
        <w:rPr/>
        <w:t xml:space="preserve">. L’ensemble de ces facteurs plaident pour le développement d’une stratégie quantique renforcée et d’un plan d’implémentation allant au-delà des 5 premières années annoncées en 2021. En conséquence, il est indispensable d’une part d’accélérer le passage en opération des actions du plan quantique, d’ores et déjà instruites et décidées (e.g. Programme </w:t>
      </w:r>
      <w:proofErr w:type="spellStart"/>
      <w:r w:rsidR="50F76329">
        <w:rPr/>
        <w:t>cyrogénique</w:t>
      </w:r>
      <w:proofErr w:type="spellEnd"/>
      <w:r w:rsidR="50F76329">
        <w:rPr/>
        <w:t xml:space="preserve">, grand défi LSQ, </w:t>
      </w:r>
      <w:proofErr w:type="spellStart"/>
      <w:r w:rsidR="50F76329">
        <w:rPr/>
        <w:t>Proqcima</w:t>
      </w:r>
      <w:proofErr w:type="spellEnd"/>
      <w:r w:rsidR="50F76329">
        <w:rPr/>
        <w:t xml:space="preserve">), et d’autre </w:t>
      </w:r>
      <w:proofErr w:type="gramStart"/>
      <w:r w:rsidR="50F76329">
        <w:rPr/>
        <w:t>part  de</w:t>
      </w:r>
      <w:proofErr w:type="gramEnd"/>
      <w:r w:rsidR="50F76329">
        <w:rPr/>
        <w:t xml:space="preserve"> lancer maintenant une réflexion sur une seconde phase du Plan Quantique pour prolonger et compléter les efforts des cinq premières années.</w:t>
      </w:r>
    </w:p>
    <w:p w:rsidRPr="00101A66" w:rsidR="00101A66" w:rsidP="50F76329" w:rsidRDefault="00101A66" w14:paraId="4740A86A" w14:textId="5A2B9086">
      <w:pPr>
        <w:pBdr>
          <w:top w:val="single" w:color="FF000000" w:sz="4" w:space="1"/>
          <w:left w:val="single" w:color="FF000000" w:sz="4" w:space="4"/>
          <w:bottom w:val="single" w:color="FF000000" w:sz="4" w:space="1"/>
          <w:right w:val="single" w:color="FF000000" w:sz="4" w:space="4"/>
        </w:pBdr>
      </w:pPr>
      <w:r w:rsidR="50F76329">
        <w:rPr/>
        <w:t>Il est essentiel que cette nouvelle phase soit élaborée en concertation étroite avec tous les acteurs du domaine : ONR et Universités, industriels, investisseurs, services de l’Etat et décideurs politiques. Cette approche collaborative garantira que la stratégie soit non seulement complète, bien orientée, réaliste, mais aussi qu'elle réponde aux défis et aux opportunités émergents dans le domaine quantique.</w:t>
      </w:r>
    </w:p>
    <w:p w:rsidRPr="00101A66" w:rsidR="00101A66" w:rsidP="0092725E" w:rsidRDefault="0092725E" w14:paraId="1689BCDB" w14:textId="77777777">
      <w:pPr>
        <w:pStyle w:val="Titre1"/>
      </w:pPr>
      <w:r>
        <w:t>Enjeux</w:t>
      </w:r>
      <w:r w:rsidRPr="00101A66" w:rsidR="00101A66">
        <w:t xml:space="preserve"> de la Seconde Phase</w:t>
      </w:r>
      <w:r>
        <w:t xml:space="preserve"> du plan quantique</w:t>
      </w:r>
    </w:p>
    <w:p w:rsidRPr="00101A66" w:rsidR="00845923" w:rsidP="00101A66" w:rsidRDefault="0092725E" w14:paraId="3D1EE8F0" w14:textId="77777777">
      <w:r>
        <w:t xml:space="preserve">Sans se substituer au travail de fond nécessaire pour construire </w:t>
      </w:r>
      <w:r w:rsidR="00613B2C">
        <w:t xml:space="preserve">une nouvelle phase du plan quantique il est important de dégager quelques-uns des enjeux qui devront être abordés. En s’appuyant à la fois sur les ambitions et analyses présentées en 2021 pour la première phase du plan quantique et sur le premier bilan des premières actions ainsi que sur les arguments </w:t>
      </w:r>
      <w:r>
        <w:t xml:space="preserve">justifiant la nécessité </w:t>
      </w:r>
      <w:r w:rsidR="00613B2C">
        <w:t>d’une</w:t>
      </w:r>
      <w:r w:rsidRPr="00101A66" w:rsidR="00101A66">
        <w:t xml:space="preserve"> seconde phase</w:t>
      </w:r>
      <w:r w:rsidR="00FC7A3F">
        <w:t>,</w:t>
      </w:r>
      <w:r w:rsidRPr="00101A66" w:rsidR="00101A66">
        <w:t xml:space="preserve"> </w:t>
      </w:r>
      <w:r w:rsidR="00613B2C">
        <w:t>quelques</w:t>
      </w:r>
      <w:r w:rsidRPr="00101A66" w:rsidR="00101A66">
        <w:t xml:space="preserve"> axes clés </w:t>
      </w:r>
      <w:r w:rsidR="00613B2C">
        <w:t xml:space="preserve">de cette réflexion à venir peuvent être dégagés </w:t>
      </w:r>
      <w:r w:rsidRPr="00101A66" w:rsidR="00101A66">
        <w:t>:</w:t>
      </w:r>
    </w:p>
    <w:p w:rsidR="0092725E" w:rsidP="00101A66" w:rsidRDefault="0092725E" w14:paraId="65DB0EAF" w14:textId="77777777"/>
    <w:p w:rsidRPr="00613B2C" w:rsidR="0092725E" w:rsidP="00613B2C" w:rsidRDefault="00F11462" w14:paraId="1FCF4510" w14:textId="77777777">
      <w:pPr>
        <w:pStyle w:val="Paragraphedeliste"/>
        <w:numPr>
          <w:ilvl w:val="0"/>
          <w:numId w:val="15"/>
        </w:numPr>
        <w:rPr>
          <w:b/>
        </w:rPr>
      </w:pPr>
      <w:r>
        <w:rPr>
          <w:b/>
        </w:rPr>
        <w:t>Renforcement de la r</w:t>
      </w:r>
      <w:r w:rsidRPr="00613B2C" w:rsidR="0092725E">
        <w:rPr>
          <w:b/>
        </w:rPr>
        <w:t xml:space="preserve">echerche </w:t>
      </w:r>
      <w:r w:rsidRPr="00613B2C" w:rsidR="00613B2C">
        <w:rPr>
          <w:b/>
        </w:rPr>
        <w:t>fondamentale et des d</w:t>
      </w:r>
      <w:r w:rsidRPr="00613B2C" w:rsidR="0092725E">
        <w:rPr>
          <w:b/>
        </w:rPr>
        <w:t>éveloppement</w:t>
      </w:r>
      <w:r w:rsidRPr="00613B2C" w:rsidR="00613B2C">
        <w:rPr>
          <w:b/>
        </w:rPr>
        <w:t>s technologiques</w:t>
      </w:r>
    </w:p>
    <w:p w:rsidRPr="00101A66" w:rsidR="0092725E" w:rsidP="50F76329" w:rsidRDefault="0092725E" w14:paraId="6D994975" w14:textId="3F3B3EBA">
      <w:pPr>
        <w:pStyle w:val="Paragraphedeliste"/>
        <w:numPr>
          <w:ilvl w:val="0"/>
          <w:numId w:val="16"/>
        </w:numPr>
        <w:rPr>
          <w:rFonts w:ascii="Calibri" w:hAnsi="Calibri" w:eastAsia="Calibri" w:cs="Calibri"/>
        </w:rPr>
      </w:pPr>
      <w:r w:rsidRPr="50F76329" w:rsidR="50F76329">
        <w:rPr>
          <w:b w:val="1"/>
          <w:bCs w:val="1"/>
        </w:rPr>
        <w:t>Objectif :</w:t>
      </w:r>
      <w:r w:rsidR="50F76329">
        <w:rPr/>
        <w:t xml:space="preserve"> Approfondir les connaissances et l'expertise dans les technologies quantiques, faire émerger des ruptures ou réagir instantanément à leur émergence, résoudre ou contourner les verrous. </w:t>
      </w:r>
      <w:r w:rsidRPr="50F76329" w:rsidR="50F76329">
        <w:rPr>
          <w:b w:val="1"/>
          <w:bCs w:val="1"/>
        </w:rPr>
        <w:t>NB ce domaine a ceci de particulier que les avancées de recherche et de technologie sont profondément interdépendantes</w:t>
      </w:r>
      <w:r w:rsidR="50F76329">
        <w:rPr/>
        <w:t>.</w:t>
      </w:r>
    </w:p>
    <w:p w:rsidRPr="00101A66" w:rsidR="0092725E" w:rsidP="00D8716A" w:rsidRDefault="0092725E" w14:paraId="2CA3F4C2" w14:textId="7089727E">
      <w:pPr>
        <w:pStyle w:val="Paragraphedeliste"/>
        <w:numPr>
          <w:ilvl w:val="0"/>
          <w:numId w:val="16"/>
        </w:numPr>
      </w:pPr>
      <w:r w:rsidRPr="00101A66">
        <w:t xml:space="preserve">Enjeux </w:t>
      </w:r>
      <w:r w:rsidR="00F4399F">
        <w:t xml:space="preserve">à poursuivre </w:t>
      </w:r>
      <w:r w:rsidRPr="00101A66">
        <w:t>:</w:t>
      </w:r>
    </w:p>
    <w:p w:rsidRPr="00101A66" w:rsidR="0092725E" w:rsidP="00F11462" w:rsidRDefault="0092725E" w14:paraId="28F175A5" w14:textId="77777777">
      <w:pPr>
        <w:pStyle w:val="Paragraphedeliste"/>
        <w:numPr>
          <w:ilvl w:val="1"/>
          <w:numId w:val="23"/>
        </w:numPr>
      </w:pPr>
      <w:r w:rsidRPr="00101A66">
        <w:t>Collaboration entre universités, instituts de recherche et industries.</w:t>
      </w:r>
    </w:p>
    <w:p w:rsidR="0092725E" w:rsidP="00F11462" w:rsidRDefault="0092725E" w14:paraId="523AF323" w14:textId="3A581840">
      <w:pPr>
        <w:pStyle w:val="Paragraphedeliste"/>
        <w:numPr>
          <w:ilvl w:val="1"/>
          <w:numId w:val="23"/>
        </w:numPr>
      </w:pPr>
      <w:r w:rsidRPr="00101A66">
        <w:t>Financement accru pour les projets de recherche innovants.</w:t>
      </w:r>
    </w:p>
    <w:p w:rsidR="00F4399F" w:rsidP="001F2F4B" w:rsidRDefault="00F4399F" w14:paraId="60A71216" w14:textId="064E3CFD">
      <w:pPr>
        <w:pStyle w:val="Paragraphedeliste"/>
        <w:numPr>
          <w:ilvl w:val="0"/>
          <w:numId w:val="26"/>
        </w:numPr>
        <w:rPr/>
      </w:pPr>
      <w:r w:rsidR="50F76329">
        <w:rPr/>
        <w:t>Enjeu nouveau à prendre en compte</w:t>
      </w:r>
    </w:p>
    <w:p w:rsidRPr="00101A66" w:rsidR="00613B2C" w:rsidP="00F11462" w:rsidRDefault="00613B2C" w14:paraId="3A8E6865" w14:textId="77777777">
      <w:pPr>
        <w:pStyle w:val="Paragraphedeliste"/>
        <w:numPr>
          <w:ilvl w:val="1"/>
          <w:numId w:val="23"/>
        </w:numPr>
      </w:pPr>
      <w:r>
        <w:t>Investissement dans des capacités de fabrication de pointe</w:t>
      </w:r>
      <w:r w:rsidR="00FC7A3F">
        <w:t xml:space="preserve"> y compris sous forme de lignes pilote</w:t>
      </w:r>
      <w:r>
        <w:t xml:space="preserve">. </w:t>
      </w:r>
    </w:p>
    <w:p w:rsidRPr="00101A66" w:rsidR="0092725E" w:rsidP="00F11462" w:rsidRDefault="0092725E" w14:paraId="0447CD00" w14:textId="77777777">
      <w:pPr>
        <w:pStyle w:val="Paragraphedeliste"/>
        <w:numPr>
          <w:ilvl w:val="1"/>
          <w:numId w:val="23"/>
        </w:numPr>
      </w:pPr>
      <w:r w:rsidRPr="00101A66">
        <w:t>Promotion des échanges internationaux et des partenariats scientifiques</w:t>
      </w:r>
      <w:r w:rsidR="00613B2C">
        <w:t xml:space="preserve"> dans les domaines pertinents</w:t>
      </w:r>
      <w:r w:rsidRPr="00101A66">
        <w:t>.</w:t>
      </w:r>
    </w:p>
    <w:p w:rsidRPr="00D8716A" w:rsidR="0092725E" w:rsidP="00D8716A" w:rsidRDefault="00F11462" w14:paraId="51903877" w14:textId="77777777">
      <w:pPr>
        <w:pStyle w:val="Paragraphedeliste"/>
        <w:numPr>
          <w:ilvl w:val="0"/>
          <w:numId w:val="15"/>
        </w:numPr>
        <w:rPr>
          <w:b/>
        </w:rPr>
      </w:pPr>
      <w:r>
        <w:rPr>
          <w:b/>
        </w:rPr>
        <w:t>Développement d'infrastructures q</w:t>
      </w:r>
      <w:r w:rsidRPr="00D8716A" w:rsidR="0092725E">
        <w:rPr>
          <w:b/>
        </w:rPr>
        <w:t>uantiques</w:t>
      </w:r>
    </w:p>
    <w:p w:rsidRPr="00101A66" w:rsidR="0092725E" w:rsidP="00D8716A" w:rsidRDefault="0092725E" w14:paraId="24D3014D" w14:textId="77777777">
      <w:pPr>
        <w:pStyle w:val="Paragraphedeliste"/>
        <w:numPr>
          <w:ilvl w:val="0"/>
          <w:numId w:val="17"/>
        </w:numPr>
      </w:pPr>
      <w:r w:rsidRPr="00101A66">
        <w:rPr>
          <w:b/>
          <w:bCs/>
        </w:rPr>
        <w:t>Objectif :</w:t>
      </w:r>
      <w:r w:rsidRPr="00101A66">
        <w:t xml:space="preserve"> Construire des in</w:t>
      </w:r>
      <w:r w:rsidR="00613B2C">
        <w:t>frastructures de pointe pour le</w:t>
      </w:r>
      <w:r w:rsidR="00D8716A">
        <w:t xml:space="preserve"> calcul</w:t>
      </w:r>
      <w:r w:rsidRPr="00101A66">
        <w:t xml:space="preserve"> et </w:t>
      </w:r>
      <w:r w:rsidR="00613B2C">
        <w:t xml:space="preserve">les </w:t>
      </w:r>
      <w:r w:rsidRPr="00101A66">
        <w:t>communications quantiques</w:t>
      </w:r>
      <w:r w:rsidR="00D8716A">
        <w:t>, soutenir le développement industriel et les startup</w:t>
      </w:r>
      <w:r w:rsidR="00FC7A3F">
        <w:t>s</w:t>
      </w:r>
      <w:r w:rsidR="00D8716A">
        <w:t xml:space="preserve"> par la commande publique, permettre le développement d’application et renforcer la communauté des utilisateurs</w:t>
      </w:r>
      <w:r w:rsidRPr="00101A66">
        <w:t>.</w:t>
      </w:r>
    </w:p>
    <w:p w:rsidRPr="00101A66" w:rsidR="0092725E" w:rsidP="00D8716A" w:rsidRDefault="0092725E" w14:paraId="4DE5B92B" w14:textId="59312834">
      <w:pPr>
        <w:pStyle w:val="Paragraphedeliste"/>
        <w:numPr>
          <w:ilvl w:val="0"/>
          <w:numId w:val="17"/>
        </w:numPr>
      </w:pPr>
      <w:r w:rsidRPr="00101A66">
        <w:t xml:space="preserve">Enjeux </w:t>
      </w:r>
      <w:r w:rsidR="00F4399F">
        <w:t>à poursuivre (changement d’échelle)</w:t>
      </w:r>
      <w:r w:rsidRPr="00101A66">
        <w:t>:</w:t>
      </w:r>
    </w:p>
    <w:p w:rsidRPr="00101A66" w:rsidR="0092725E" w:rsidP="00F11462" w:rsidRDefault="0092725E" w14:paraId="00FD8A6E" w14:textId="77777777">
      <w:pPr>
        <w:pStyle w:val="Paragraphedeliste"/>
        <w:numPr>
          <w:ilvl w:val="1"/>
          <w:numId w:val="24"/>
        </w:numPr>
      </w:pPr>
      <w:r w:rsidRPr="00101A66">
        <w:t xml:space="preserve">Investissement </w:t>
      </w:r>
      <w:r w:rsidR="00D8716A">
        <w:t xml:space="preserve">massif </w:t>
      </w:r>
      <w:r w:rsidRPr="00101A66">
        <w:t xml:space="preserve">dans </w:t>
      </w:r>
      <w:r w:rsidRPr="00101A66" w:rsidR="00D8716A">
        <w:t xml:space="preserve">des </w:t>
      </w:r>
      <w:r w:rsidR="00D8716A">
        <w:t>infrastructures opérationnelles</w:t>
      </w:r>
      <w:r w:rsidR="007B5745">
        <w:t xml:space="preserve"> et soutien au marché du quantique</w:t>
      </w:r>
      <w:r w:rsidRPr="00101A66">
        <w:t>.</w:t>
      </w:r>
    </w:p>
    <w:p w:rsidRPr="00101A66" w:rsidR="0092725E" w:rsidP="00F11462" w:rsidRDefault="00D8716A" w14:paraId="19B44F57" w14:textId="77777777">
      <w:pPr>
        <w:pStyle w:val="Paragraphedeliste"/>
        <w:numPr>
          <w:ilvl w:val="1"/>
          <w:numId w:val="24"/>
        </w:numPr>
      </w:pPr>
      <w:r>
        <w:t>Emergence et renforcement de communauté d’utilisateurs notamment via des formations et le financement de projets</w:t>
      </w:r>
      <w:r w:rsidRPr="00101A66" w:rsidR="0092725E">
        <w:t>.</w:t>
      </w:r>
    </w:p>
    <w:p w:rsidRPr="00101A66" w:rsidR="0092725E" w:rsidP="00F11462" w:rsidRDefault="00D8716A" w14:paraId="35548AFC" w14:textId="77777777">
      <w:pPr>
        <w:pStyle w:val="Paragraphedeliste"/>
        <w:numPr>
          <w:ilvl w:val="1"/>
          <w:numId w:val="24"/>
        </w:numPr>
      </w:pPr>
      <w:r>
        <w:t>Politique d’ouverture pour attirer les meilleurs projets</w:t>
      </w:r>
      <w:r w:rsidR="00F11462">
        <w:t xml:space="preserve"> et talents</w:t>
      </w:r>
    </w:p>
    <w:p w:rsidRPr="00D8716A" w:rsidR="0092725E" w:rsidP="00D8716A" w:rsidRDefault="00F11462" w14:paraId="0764A461" w14:textId="77777777">
      <w:pPr>
        <w:pStyle w:val="Paragraphedeliste"/>
        <w:numPr>
          <w:ilvl w:val="0"/>
          <w:numId w:val="15"/>
        </w:numPr>
        <w:rPr>
          <w:b/>
        </w:rPr>
      </w:pPr>
      <w:r>
        <w:rPr>
          <w:b/>
        </w:rPr>
        <w:t xml:space="preserve">Formation et </w:t>
      </w:r>
      <w:r w:rsidR="00304285">
        <w:rPr>
          <w:b/>
        </w:rPr>
        <w:t>é</w:t>
      </w:r>
      <w:r w:rsidRPr="00D8716A" w:rsidR="00304285">
        <w:rPr>
          <w:b/>
        </w:rPr>
        <w:t>ducation</w:t>
      </w:r>
    </w:p>
    <w:p w:rsidRPr="00101A66" w:rsidR="0092725E" w:rsidP="00D8716A" w:rsidRDefault="0092725E" w14:paraId="3B02C942" w14:textId="77777777">
      <w:pPr>
        <w:pStyle w:val="Paragraphedeliste"/>
        <w:numPr>
          <w:ilvl w:val="0"/>
          <w:numId w:val="18"/>
        </w:numPr>
      </w:pPr>
      <w:r w:rsidRPr="00101A66">
        <w:rPr>
          <w:b/>
          <w:bCs/>
        </w:rPr>
        <w:t>Objectif :</w:t>
      </w:r>
      <w:r w:rsidRPr="00101A66">
        <w:t xml:space="preserve"> Former la prochaine génération de scien</w:t>
      </w:r>
      <w:r w:rsidR="00D8716A">
        <w:t xml:space="preserve">tifiques, </w:t>
      </w:r>
      <w:r w:rsidRPr="00101A66">
        <w:t xml:space="preserve">d'ingénieurs </w:t>
      </w:r>
      <w:r w:rsidR="00D8716A">
        <w:t>et de techniciens dont les compétences couvrent l’ensemble de la chaîne de valeur des technologies</w:t>
      </w:r>
      <w:r w:rsidRPr="00101A66" w:rsidR="00D8716A">
        <w:t xml:space="preserve"> </w:t>
      </w:r>
      <w:r w:rsidRPr="00101A66">
        <w:t>quantiques.</w:t>
      </w:r>
    </w:p>
    <w:p w:rsidRPr="00101A66" w:rsidR="0092725E" w:rsidP="00D8716A" w:rsidRDefault="0092725E" w14:paraId="74EFCB04" w14:textId="01CA0D90">
      <w:pPr>
        <w:pStyle w:val="Paragraphedeliste"/>
        <w:numPr>
          <w:ilvl w:val="0"/>
          <w:numId w:val="18"/>
        </w:numPr>
      </w:pPr>
      <w:r w:rsidRPr="00101A66">
        <w:t xml:space="preserve">Enjeux </w:t>
      </w:r>
      <w:r w:rsidR="00F4399F">
        <w:t>nouveau à prendre en compte</w:t>
      </w:r>
      <w:r w:rsidRPr="00101A66">
        <w:t>:</w:t>
      </w:r>
    </w:p>
    <w:p w:rsidR="00633474" w:rsidP="00F11462" w:rsidRDefault="00633474" w14:paraId="2E4C5F7A" w14:textId="77777777">
      <w:pPr>
        <w:pStyle w:val="Paragraphedeliste"/>
        <w:numPr>
          <w:ilvl w:val="1"/>
          <w:numId w:val="25"/>
        </w:numPr>
      </w:pPr>
      <w:r>
        <w:t xml:space="preserve">Promotion du domaine quantique </w:t>
      </w:r>
    </w:p>
    <w:p w:rsidRPr="00101A66" w:rsidR="0092725E" w:rsidP="00F11462" w:rsidRDefault="0092725E" w14:paraId="42F78B16" w14:textId="77777777">
      <w:pPr>
        <w:pStyle w:val="Paragraphedeliste"/>
        <w:numPr>
          <w:ilvl w:val="1"/>
          <w:numId w:val="25"/>
        </w:numPr>
      </w:pPr>
      <w:r w:rsidRPr="00101A66">
        <w:t xml:space="preserve">Création </w:t>
      </w:r>
      <w:r w:rsidR="00F11462">
        <w:t xml:space="preserve">et promotion </w:t>
      </w:r>
      <w:r w:rsidRPr="00101A66">
        <w:t xml:space="preserve">de programmes éducatifs spécialisés </w:t>
      </w:r>
      <w:r w:rsidR="00F11462">
        <w:t>en formation initiale ou en formation continue</w:t>
      </w:r>
    </w:p>
    <w:p w:rsidRPr="00101A66" w:rsidR="0092725E" w:rsidP="00F11462" w:rsidRDefault="0092725E" w14:paraId="2D9F9493" w14:textId="77777777">
      <w:pPr>
        <w:pStyle w:val="Paragraphedeliste"/>
        <w:numPr>
          <w:ilvl w:val="1"/>
          <w:numId w:val="25"/>
        </w:numPr>
      </w:pPr>
      <w:r w:rsidRPr="00101A66">
        <w:t xml:space="preserve">Encouragement des jeunes talents par des </w:t>
      </w:r>
      <w:r w:rsidR="00F11462">
        <w:t>dispositifs incitatifs notamment financier</w:t>
      </w:r>
      <w:r w:rsidRPr="00101A66">
        <w:t>.</w:t>
      </w:r>
    </w:p>
    <w:p w:rsidRPr="00F11462" w:rsidR="0092725E" w:rsidP="00F11462" w:rsidRDefault="0092725E" w14:paraId="5E138D1D" w14:textId="77777777">
      <w:pPr>
        <w:pStyle w:val="Paragraphedeliste"/>
        <w:numPr>
          <w:ilvl w:val="0"/>
          <w:numId w:val="15"/>
        </w:numPr>
        <w:rPr>
          <w:b/>
        </w:rPr>
      </w:pPr>
      <w:r w:rsidRPr="00F11462">
        <w:rPr>
          <w:b/>
        </w:rPr>
        <w:t xml:space="preserve">Innovation et </w:t>
      </w:r>
      <w:r w:rsidR="00304285">
        <w:rPr>
          <w:b/>
        </w:rPr>
        <w:t>applications</w:t>
      </w:r>
    </w:p>
    <w:p w:rsidRPr="00101A66" w:rsidR="0092725E" w:rsidP="00D8716A" w:rsidRDefault="0092725E" w14:paraId="2F1976D7" w14:textId="77777777">
      <w:pPr>
        <w:pStyle w:val="Paragraphedeliste"/>
        <w:numPr>
          <w:ilvl w:val="0"/>
          <w:numId w:val="19"/>
        </w:numPr>
      </w:pPr>
      <w:r w:rsidRPr="00101A66">
        <w:rPr>
          <w:b/>
          <w:bCs/>
        </w:rPr>
        <w:t>Objectif :</w:t>
      </w:r>
      <w:r w:rsidRPr="00101A66">
        <w:t xml:space="preserve"> </w:t>
      </w:r>
      <w:r w:rsidR="00F11462">
        <w:t xml:space="preserve">Soutenir l’émergence </w:t>
      </w:r>
      <w:r w:rsidR="00EC3FC6">
        <w:t xml:space="preserve">et le développement </w:t>
      </w:r>
      <w:r w:rsidR="00F11462">
        <w:t xml:space="preserve">d’acteurs industriels (startups) et accélérer le transfert de </w:t>
      </w:r>
      <w:r w:rsidRPr="00101A66">
        <w:t>technologie quantique de la recherche au marché.</w:t>
      </w:r>
      <w:r w:rsidR="007B5745">
        <w:t xml:space="preserve"> Soutenir l’adoption des technologies quantiques et le développement d’applications</w:t>
      </w:r>
    </w:p>
    <w:p w:rsidRPr="00101A66" w:rsidR="0092725E" w:rsidP="00D8716A" w:rsidRDefault="0092725E" w14:paraId="7EF0DFC2" w14:textId="1EF857A0">
      <w:pPr>
        <w:pStyle w:val="Paragraphedeliste"/>
        <w:numPr>
          <w:ilvl w:val="0"/>
          <w:numId w:val="19"/>
        </w:numPr>
      </w:pPr>
      <w:r w:rsidRPr="00101A66">
        <w:t xml:space="preserve">Enjeux </w:t>
      </w:r>
      <w:r w:rsidR="00F4399F">
        <w:t>à poursuivre</w:t>
      </w:r>
      <w:r w:rsidRPr="00101A66">
        <w:t>:</w:t>
      </w:r>
    </w:p>
    <w:p w:rsidR="00633474" w:rsidP="00F11462" w:rsidRDefault="00FC7A3F" w14:paraId="79C50484" w14:textId="2D781144">
      <w:pPr>
        <w:pStyle w:val="Paragraphedeliste"/>
        <w:numPr>
          <w:ilvl w:val="1"/>
          <w:numId w:val="25"/>
        </w:numPr>
      </w:pPr>
      <w:r>
        <w:t xml:space="preserve">Poursuite du soutien </w:t>
      </w:r>
      <w:r w:rsidR="00633474">
        <w:t xml:space="preserve">à la maturation et à l’essaimage </w:t>
      </w:r>
    </w:p>
    <w:p w:rsidRPr="00101A66" w:rsidR="00F4399F" w:rsidP="00F4399F" w:rsidRDefault="00F4399F" w14:paraId="4F390597" w14:textId="77777777">
      <w:pPr>
        <w:pStyle w:val="Paragraphedeliste"/>
        <w:numPr>
          <w:ilvl w:val="1"/>
          <w:numId w:val="25"/>
        </w:numPr>
      </w:pPr>
      <w:r w:rsidRPr="00101A66">
        <w:t xml:space="preserve">Création d'un écosystème </w:t>
      </w:r>
      <w:r>
        <w:t xml:space="preserve">complet </w:t>
      </w:r>
      <w:r w:rsidRPr="00101A66">
        <w:t>propice à l'innovation</w:t>
      </w:r>
      <w:r>
        <w:t>, notamment par le renforcement des technologies habilitantes</w:t>
      </w:r>
      <w:r w:rsidRPr="00101A66">
        <w:t>.</w:t>
      </w:r>
    </w:p>
    <w:p w:rsidR="00F4399F" w:rsidP="00F4399F" w:rsidRDefault="00F4399F" w14:paraId="31E5BFB6" w14:textId="77777777">
      <w:pPr>
        <w:pStyle w:val="Paragraphedeliste"/>
        <w:numPr>
          <w:ilvl w:val="1"/>
          <w:numId w:val="25"/>
        </w:numPr>
      </w:pPr>
      <w:r w:rsidRPr="00101A66">
        <w:t>Protection de la propriété intellectuelle et encourager les brevets</w:t>
      </w:r>
      <w:r>
        <w:t xml:space="preserve"> et le développement de normes</w:t>
      </w:r>
      <w:r w:rsidRPr="00101A66">
        <w:t>.</w:t>
      </w:r>
      <w:r w:rsidRPr="00F4399F">
        <w:t xml:space="preserve"> </w:t>
      </w:r>
    </w:p>
    <w:p w:rsidR="00F4399F" w:rsidP="00F4399F" w:rsidRDefault="00F4399F" w14:paraId="59985FA0" w14:textId="734825F9">
      <w:pPr>
        <w:pStyle w:val="Paragraphedeliste"/>
        <w:numPr>
          <w:ilvl w:val="1"/>
          <w:numId w:val="25"/>
        </w:numPr>
      </w:pPr>
      <w:r w:rsidRPr="00101A66">
        <w:t>Soutien aux startups et PME innovantes dans le quantique</w:t>
      </w:r>
      <w:r>
        <w:t xml:space="preserve"> à la fois technologiquement par des collaborations et financièrement</w:t>
      </w:r>
    </w:p>
    <w:p w:rsidRPr="00101A66" w:rsidR="00F4399F" w:rsidP="001F2F4B" w:rsidRDefault="00F4399F" w14:paraId="18A9BECA" w14:textId="667A1104">
      <w:pPr>
        <w:pStyle w:val="Paragraphedeliste"/>
        <w:numPr>
          <w:ilvl w:val="0"/>
          <w:numId w:val="26"/>
        </w:numPr>
        <w:rPr/>
      </w:pPr>
      <w:r w:rsidR="50F76329">
        <w:rPr/>
        <w:t xml:space="preserve">Enjeux </w:t>
      </w:r>
      <w:r w:rsidR="50F76329">
        <w:rPr/>
        <w:t>nouveaux à prendre en compte</w:t>
      </w:r>
      <w:r w:rsidR="50F76329">
        <w:rPr/>
        <w:t>:</w:t>
      </w:r>
    </w:p>
    <w:p w:rsidR="0092725E" w:rsidP="00F11462" w:rsidRDefault="00F4399F" w14:paraId="164B43A7" w14:textId="1EE2B1D3">
      <w:pPr>
        <w:pStyle w:val="Paragraphedeliste"/>
        <w:numPr>
          <w:ilvl w:val="1"/>
          <w:numId w:val="25"/>
        </w:numPr>
        <w:rPr/>
      </w:pPr>
      <w:proofErr w:type="gramStart"/>
      <w:r w:rsidR="50F76329">
        <w:rPr/>
        <w:t>mettre</w:t>
      </w:r>
      <w:proofErr w:type="gramEnd"/>
      <w:r w:rsidR="50F76329">
        <w:rPr/>
        <w:t xml:space="preserve"> en </w:t>
      </w:r>
      <w:proofErr w:type="gramStart"/>
      <w:r w:rsidR="50F76329">
        <w:rPr/>
        <w:t>place  des</w:t>
      </w:r>
      <w:proofErr w:type="gramEnd"/>
      <w:r w:rsidR="50F76329">
        <w:rPr/>
        <w:t xml:space="preserve"> soutiens aux start-ups en séries B ou C, pour éviter les rachats « hostiles »</w:t>
      </w:r>
      <w:ins w:author="Harold Ollivier" w:date="2023-12-03T13:31:51.754Z" w:id="1282002291">
        <w:r w:rsidR="50F76329">
          <w:t xml:space="preserve"> ou leur déstabilisation par des acteurs </w:t>
        </w:r>
      </w:ins>
      <w:ins w:author="Harold Ollivier" w:date="2023-12-03T13:32:03.16Z" w:id="1861727709">
        <w:r w:rsidR="50F76329">
          <w:t>étrangers</w:t>
        </w:r>
      </w:ins>
      <w:del w:author="Harold Ollivier" w:date="2023-12-03T13:31:35.316Z" w:id="794621697">
        <w:r w:rsidDel="50F76329">
          <w:delText>.</w:delText>
        </w:r>
      </w:del>
    </w:p>
    <w:p w:rsidRPr="00101A66" w:rsidR="007B5745" w:rsidP="00F11462" w:rsidRDefault="007B5745" w14:paraId="606F0F58" w14:textId="77777777">
      <w:pPr>
        <w:pStyle w:val="Paragraphedeliste"/>
        <w:numPr>
          <w:ilvl w:val="1"/>
          <w:numId w:val="25"/>
        </w:numPr>
      </w:pPr>
      <w:r>
        <w:t xml:space="preserve">Soutien à la création de marché pour les technologies quantiques et au développement de son utilisation via la commande publique et la mise à disposition de ressources quantiques  </w:t>
      </w:r>
    </w:p>
    <w:p w:rsidRPr="00F11462" w:rsidR="0092725E" w:rsidP="00F11462" w:rsidRDefault="0092725E" w14:paraId="0C14F476" w14:textId="77777777">
      <w:pPr>
        <w:pStyle w:val="Paragraphedeliste"/>
        <w:numPr>
          <w:ilvl w:val="0"/>
          <w:numId w:val="15"/>
        </w:numPr>
        <w:rPr>
          <w:b/>
        </w:rPr>
      </w:pPr>
      <w:r w:rsidRPr="00F11462">
        <w:rPr>
          <w:b/>
        </w:rPr>
        <w:t xml:space="preserve">Collaboration </w:t>
      </w:r>
      <w:r w:rsidR="00F11462">
        <w:rPr>
          <w:b/>
        </w:rPr>
        <w:t>européenne et i</w:t>
      </w:r>
      <w:r w:rsidRPr="00F11462">
        <w:rPr>
          <w:b/>
        </w:rPr>
        <w:t>nternationale</w:t>
      </w:r>
    </w:p>
    <w:p w:rsidRPr="00101A66" w:rsidR="0092725E" w:rsidP="00D8716A" w:rsidRDefault="0092725E" w14:paraId="1AF3000D" w14:textId="77777777">
      <w:pPr>
        <w:pStyle w:val="Paragraphedeliste"/>
        <w:numPr>
          <w:ilvl w:val="0"/>
          <w:numId w:val="20"/>
        </w:numPr>
      </w:pPr>
      <w:r w:rsidRPr="00101A66">
        <w:rPr>
          <w:b/>
          <w:bCs/>
        </w:rPr>
        <w:t>Objectif :</w:t>
      </w:r>
      <w:r w:rsidRPr="00101A66">
        <w:t xml:space="preserve"> Renforcer la position de la France dans la communauté scientifique internationale quantique.</w:t>
      </w:r>
    </w:p>
    <w:p w:rsidRPr="00101A66" w:rsidR="0092725E" w:rsidP="00D8716A" w:rsidRDefault="0092725E" w14:paraId="7755BA80" w14:textId="1F547B4E">
      <w:pPr>
        <w:pStyle w:val="Paragraphedeliste"/>
        <w:numPr>
          <w:ilvl w:val="0"/>
          <w:numId w:val="20"/>
        </w:numPr>
      </w:pPr>
      <w:r w:rsidRPr="00101A66">
        <w:t xml:space="preserve">Enjeux </w:t>
      </w:r>
      <w:r w:rsidR="00093027">
        <w:t>à poursuivre (renforcement)</w:t>
      </w:r>
      <w:r w:rsidRPr="00101A66">
        <w:t>:</w:t>
      </w:r>
    </w:p>
    <w:p w:rsidRPr="00101A66" w:rsidR="0092725E" w:rsidP="0092725E" w:rsidRDefault="0092725E" w14:paraId="2EE0C127" w14:textId="77777777">
      <w:pPr>
        <w:pStyle w:val="Paragraphedeliste"/>
        <w:numPr>
          <w:ilvl w:val="1"/>
          <w:numId w:val="7"/>
        </w:numPr>
      </w:pPr>
      <w:r w:rsidRPr="00101A66">
        <w:t xml:space="preserve">Participer </w:t>
      </w:r>
      <w:r w:rsidR="00304285">
        <w:t>aux meilleurs</w:t>
      </w:r>
      <w:r w:rsidRPr="00101A66">
        <w:t xml:space="preserve"> projets internationaux.</w:t>
      </w:r>
    </w:p>
    <w:p w:rsidRPr="00101A66" w:rsidR="0092725E" w:rsidP="0092725E" w:rsidRDefault="0092725E" w14:paraId="7F5ECA5C" w14:textId="77777777">
      <w:pPr>
        <w:pStyle w:val="Paragraphedeliste"/>
        <w:numPr>
          <w:ilvl w:val="1"/>
          <w:numId w:val="7"/>
        </w:numPr>
      </w:pPr>
      <w:r w:rsidRPr="00101A66">
        <w:t>Promouvoir les normes et régulations au niveau mondial.</w:t>
      </w:r>
    </w:p>
    <w:p w:rsidRPr="00101A66" w:rsidR="0092725E" w:rsidP="0092725E" w:rsidRDefault="0092725E" w14:paraId="7286196A" w14:textId="77777777">
      <w:pPr>
        <w:pStyle w:val="Paragraphedeliste"/>
        <w:numPr>
          <w:ilvl w:val="1"/>
          <w:numId w:val="7"/>
        </w:numPr>
      </w:pPr>
      <w:r w:rsidRPr="00101A66">
        <w:t xml:space="preserve">Établir des partenariats stratégiques avec d'autres nations </w:t>
      </w:r>
      <w:r w:rsidR="00304285">
        <w:t>notamment européenne, s’associer pour peser face aux grands acteurs publics (US, Chine) ou privé (GAFAM, IBM)</w:t>
      </w:r>
      <w:r w:rsidRPr="00101A66">
        <w:t>.</w:t>
      </w:r>
    </w:p>
    <w:p w:rsidRPr="00F11462" w:rsidR="00900C6B" w:rsidP="00900C6B" w:rsidRDefault="00900C6B" w14:paraId="1D89EA3A" w14:textId="77777777">
      <w:pPr>
        <w:pStyle w:val="Paragraphedeliste"/>
        <w:numPr>
          <w:ilvl w:val="0"/>
          <w:numId w:val="15"/>
        </w:numPr>
        <w:rPr>
          <w:b/>
        </w:rPr>
      </w:pPr>
      <w:r>
        <w:rPr>
          <w:b/>
        </w:rPr>
        <w:t>Questions de souveraineté et applications défenses</w:t>
      </w:r>
    </w:p>
    <w:p w:rsidRPr="00101A66" w:rsidR="00900C6B" w:rsidP="00900C6B" w:rsidRDefault="00900C6B" w14:paraId="4EEB6A24" w14:textId="77777777">
      <w:pPr>
        <w:pStyle w:val="Paragraphedeliste"/>
        <w:numPr>
          <w:ilvl w:val="0"/>
          <w:numId w:val="20"/>
        </w:numPr>
      </w:pPr>
      <w:r w:rsidRPr="00101A66">
        <w:rPr>
          <w:b/>
          <w:bCs/>
        </w:rPr>
        <w:t>Objectif :</w:t>
      </w:r>
      <w:r w:rsidRPr="00101A66">
        <w:t xml:space="preserve"> </w:t>
      </w:r>
      <w:r>
        <w:t>préserver la souveraineté et les capacités de défense de</w:t>
      </w:r>
      <w:r w:rsidRPr="00101A66">
        <w:t xml:space="preserve"> la France </w:t>
      </w:r>
      <w:r>
        <w:t>et de l’Europe</w:t>
      </w:r>
      <w:r w:rsidRPr="00101A66">
        <w:t>.</w:t>
      </w:r>
    </w:p>
    <w:p w:rsidRPr="00101A66" w:rsidR="00900C6B" w:rsidP="00900C6B" w:rsidRDefault="00900C6B" w14:paraId="3853D453" w14:textId="3BFE34DE">
      <w:pPr>
        <w:pStyle w:val="Paragraphedeliste"/>
        <w:numPr>
          <w:ilvl w:val="0"/>
          <w:numId w:val="20"/>
        </w:numPr>
      </w:pPr>
      <w:r w:rsidRPr="00101A66">
        <w:t xml:space="preserve">Enjeux </w:t>
      </w:r>
      <w:r w:rsidR="00093027">
        <w:t>nouveaux à prendre en compte</w:t>
      </w:r>
      <w:r w:rsidRPr="00101A66">
        <w:t>:</w:t>
      </w:r>
    </w:p>
    <w:p w:rsidRPr="00101A66" w:rsidR="00900C6B" w:rsidP="00900C6B" w:rsidRDefault="007B5745" w14:paraId="0305478D" w14:textId="77777777">
      <w:pPr>
        <w:pStyle w:val="Paragraphedeliste"/>
        <w:numPr>
          <w:ilvl w:val="1"/>
          <w:numId w:val="7"/>
        </w:numPr>
      </w:pPr>
      <w:r>
        <w:t>Identifier et développer les applications du quantique pour la défense</w:t>
      </w:r>
      <w:r w:rsidRPr="00101A66" w:rsidR="00900C6B">
        <w:t>.</w:t>
      </w:r>
    </w:p>
    <w:p w:rsidRPr="00101A66" w:rsidR="00900C6B" w:rsidP="00900C6B" w:rsidRDefault="007B5745" w14:paraId="7C96A610" w14:textId="77777777">
      <w:pPr>
        <w:pStyle w:val="Paragraphedeliste"/>
        <w:numPr>
          <w:ilvl w:val="1"/>
          <w:numId w:val="7"/>
        </w:numPr>
      </w:pPr>
      <w:r>
        <w:t>Anticiper les potentielles menaces liées au développement des technologies quantiques</w:t>
      </w:r>
      <w:r w:rsidRPr="00101A66" w:rsidR="00900C6B">
        <w:t>.</w:t>
      </w:r>
    </w:p>
    <w:p w:rsidR="00900C6B" w:rsidP="00900C6B" w:rsidRDefault="00900C6B" w14:paraId="3A6DBCB6" w14:textId="77777777"/>
    <w:p w:rsidRPr="00101A66" w:rsidR="00845923" w:rsidP="00101A66" w:rsidRDefault="00900C6B" w14:paraId="1EED5721" w14:textId="4F408C73">
      <w:r>
        <w:t>Certains autres aspects comme la frugalité et la durabilité ou l’éthique pourraient aussi faire l’objet de réflexions</w:t>
      </w:r>
      <w:r w:rsidR="00FC7A3F">
        <w:t xml:space="preserve"> avec l’objectif de les intégrer tôt </w:t>
      </w:r>
      <w:bookmarkStart w:name="_GoBack" w:id="0"/>
      <w:bookmarkEnd w:id="0"/>
      <w:r w:rsidR="00FC7A3F">
        <w:t xml:space="preserve">pour en faire demain un avantage différentiant. </w:t>
      </w:r>
    </w:p>
    <w:sectPr w:rsidRPr="00101A66" w:rsidR="00845923" w:rsidSect="00EE2444">
      <w:footerReference w:type="default" r:id="rId8"/>
      <w:pgSz w:w="11906" w:h="16838" w:orient="portrait"/>
      <w:pgMar w:top="1134" w:right="1417" w:bottom="1417"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HO" w:author="Harold Ollivier" w:date="2023-12-03T14:22:28" w:id="822267896">
    <w:p w:rsidR="28B81C2A" w:rsidRDefault="28B81C2A" w14:paraId="2F2450B5" w14:textId="045AA09D">
      <w:pPr>
        <w:pStyle w:val="CommentText"/>
      </w:pPr>
      <w:r w:rsidR="28B81C2A">
        <w:rPr/>
        <w:t>La redaction precedente me semblait plus fermee.</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2F2450B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429B1D3" w16cex:dateUtc="2023-12-03T13:22:28.392Z"/>
</w16cex:commentsExtensible>
</file>

<file path=word/commentsIds.xml><?xml version="1.0" encoding="utf-8"?>
<w16cid:commentsIds xmlns:mc="http://schemas.openxmlformats.org/markup-compatibility/2006" xmlns:w16cid="http://schemas.microsoft.com/office/word/2016/wordml/cid" mc:Ignorable="w16cid">
  <w16cid:commentId w16cid:paraId="2F2450B5" w16cid:durableId="6429B1D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17F5" w:rsidP="00101A66" w:rsidRDefault="002E17F5" w14:paraId="0F1ADA59" w14:textId="77777777">
      <w:r>
        <w:separator/>
      </w:r>
    </w:p>
  </w:endnote>
  <w:endnote w:type="continuationSeparator" w:id="0">
    <w:p w:rsidR="002E17F5" w:rsidP="00101A66" w:rsidRDefault="002E17F5" w14:paraId="2876A96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3B2C" w:rsidRDefault="002E17F5" w14:paraId="343E2DBC" w14:textId="3F750A20">
    <w:pPr>
      <w:pStyle w:val="Pieddepage"/>
      <w:jc w:val="center"/>
    </w:pPr>
    <w:sdt>
      <w:sdtPr>
        <w:id w:val="-1601717048"/>
        <w:docPartObj>
          <w:docPartGallery w:val="Page Numbers (Bottom of Page)"/>
          <w:docPartUnique/>
        </w:docPartObj>
      </w:sdtPr>
      <w:sdtEndPr/>
      <w:sdtContent>
        <w:r w:rsidR="00613B2C">
          <w:t xml:space="preserve">– </w:t>
        </w:r>
        <w:r w:rsidR="00613B2C">
          <w:fldChar w:fldCharType="begin"/>
        </w:r>
        <w:r w:rsidR="00613B2C">
          <w:instrText>PAGE   \* MERGEFORMAT</w:instrText>
        </w:r>
        <w:r w:rsidR="00613B2C">
          <w:fldChar w:fldCharType="separate"/>
        </w:r>
        <w:r w:rsidR="001F2F4B">
          <w:rPr>
            <w:noProof/>
          </w:rPr>
          <w:t>4</w:t>
        </w:r>
        <w:r w:rsidR="00613B2C">
          <w:fldChar w:fldCharType="end"/>
        </w:r>
      </w:sdtContent>
    </w:sdt>
    <w:r w:rsidR="00613B2C">
      <w:t xml:space="preserve"> –</w:t>
    </w:r>
  </w:p>
  <w:p w:rsidR="00613B2C" w:rsidRDefault="00613B2C" w14:paraId="506D67D4"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17F5" w:rsidP="00101A66" w:rsidRDefault="002E17F5" w14:paraId="5750921F" w14:textId="77777777">
      <w:r>
        <w:separator/>
      </w:r>
    </w:p>
  </w:footnote>
  <w:footnote w:type="continuationSeparator" w:id="0">
    <w:p w:rsidR="002E17F5" w:rsidP="00101A66" w:rsidRDefault="002E17F5" w14:paraId="0246D121" w14:textId="77777777">
      <w:r>
        <w:continuationSeparator/>
      </w:r>
    </w:p>
  </w:footnote>
  <w:footnote w:id="1">
    <w:p w:rsidR="00EE2444" w:rsidRDefault="00EE2444" w14:paraId="6710C6CD" w14:textId="77777777">
      <w:pPr>
        <w:pStyle w:val="Notedebasdepage"/>
      </w:pPr>
      <w:r>
        <w:rPr>
          <w:rStyle w:val="Appelnotedebasdep"/>
        </w:rPr>
        <w:footnoteRef/>
      </w:r>
      <w:r>
        <w:t xml:space="preserve"> Rapport McKinsey avril 2023</w:t>
      </w:r>
    </w:p>
  </w:footnote>
  <w:footnote w:id="2">
    <w:p w:rsidR="00101A66" w:rsidP="00101A66" w:rsidRDefault="00101A66" w14:paraId="09A7A614" w14:textId="77777777">
      <w:pPr>
        <w:pStyle w:val="Notedebasdepage"/>
      </w:pPr>
      <w:r>
        <w:rPr>
          <w:rStyle w:val="Appelnotedebasdep"/>
        </w:rPr>
        <w:footnoteRef/>
      </w:r>
      <w:hyperlink w:history="1" r:id="rId1">
        <w:r w:rsidRPr="009A6DEF">
          <w:rPr>
            <w:rStyle w:val="Lienhypertexte"/>
          </w:rPr>
          <w:t>https://www.gouvernement.fr/sites/default/files/contenu/piece-jointe/2023/04/france2030_quantique_rapport_activite_2022_vdef2.pdf</w:t>
        </w:r>
      </w:hyperlink>
    </w:p>
    <w:p w:rsidR="00101A66" w:rsidP="00101A66" w:rsidRDefault="00101A66" w14:paraId="7F9B0D8D" w14:textId="77777777">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6C5F"/>
    <w:multiLevelType w:val="multilevel"/>
    <w:tmpl w:val="7940102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A3954D3"/>
    <w:multiLevelType w:val="multilevel"/>
    <w:tmpl w:val="F354708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A851B74"/>
    <w:multiLevelType w:val="multilevel"/>
    <w:tmpl w:val="E72E8D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11E411A"/>
    <w:multiLevelType w:val="multilevel"/>
    <w:tmpl w:val="906AD9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24E3FC8"/>
    <w:multiLevelType w:val="hybridMultilevel"/>
    <w:tmpl w:val="DB56ED4E"/>
    <w:lvl w:ilvl="0" w:tplc="2CAC42EC">
      <w:start w:val="1"/>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298F1B45"/>
    <w:multiLevelType w:val="multilevel"/>
    <w:tmpl w:val="A63AA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338F2"/>
    <w:multiLevelType w:val="multilevel"/>
    <w:tmpl w:val="DA8CB8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AF70708"/>
    <w:multiLevelType w:val="multilevel"/>
    <w:tmpl w:val="D6C2639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BAE7D52"/>
    <w:multiLevelType w:val="multilevel"/>
    <w:tmpl w:val="275AEB4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2A937D0"/>
    <w:multiLevelType w:val="hybridMultilevel"/>
    <w:tmpl w:val="0F4E87E0"/>
    <w:lvl w:ilvl="0">
      <w:start w:val="1"/>
      <w:numFmt w:val="bullet"/>
      <w:lvlText w:val="-"/>
      <w:lvlJc w:val="left"/>
      <w:pPr>
        <w:ind w:left="720" w:hanging="360"/>
      </w:pPr>
      <w:rPr>
        <w:rFonts w:hint="default" w:ascii="Calibri" w:hAnsi="Calibr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346A069B"/>
    <w:multiLevelType w:val="multilevel"/>
    <w:tmpl w:val="1646F85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4A14A56"/>
    <w:multiLevelType w:val="multilevel"/>
    <w:tmpl w:val="1272E9F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9426B30"/>
    <w:multiLevelType w:val="hybridMultilevel"/>
    <w:tmpl w:val="D6309668"/>
    <w:lvl w:ilvl="0" w:tplc="E42C07A8">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3DA46FB6"/>
    <w:multiLevelType w:val="multilevel"/>
    <w:tmpl w:val="ABFA3B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F4A469E"/>
    <w:multiLevelType w:val="multilevel"/>
    <w:tmpl w:val="CA82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AE5C8A"/>
    <w:multiLevelType w:val="multilevel"/>
    <w:tmpl w:val="C11CEB0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B044D6"/>
    <w:multiLevelType w:val="hybridMultilevel"/>
    <w:tmpl w:val="20B40D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45C97A59"/>
    <w:multiLevelType w:val="multilevel"/>
    <w:tmpl w:val="1A0CB40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AF96D1B"/>
    <w:multiLevelType w:val="multilevel"/>
    <w:tmpl w:val="EC6438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DA85DA0"/>
    <w:multiLevelType w:val="multilevel"/>
    <w:tmpl w:val="294250C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80155B1"/>
    <w:multiLevelType w:val="multilevel"/>
    <w:tmpl w:val="3DAA1A2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8D51DAD"/>
    <w:multiLevelType w:val="multilevel"/>
    <w:tmpl w:val="6ECE5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6377244A"/>
    <w:multiLevelType w:val="multilevel"/>
    <w:tmpl w:val="D07E2C2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7567304"/>
    <w:multiLevelType w:val="hybridMultilevel"/>
    <w:tmpl w:val="62BC41FA"/>
    <w:lvl w:ilvl="0" w:tplc="E42C07A8">
      <w:start w:val="1"/>
      <w:numFmt w:val="bullet"/>
      <w:lvlText w:val=""/>
      <w:lvlJc w:val="left"/>
      <w:pPr>
        <w:ind w:left="360" w:hanging="360"/>
      </w:pPr>
      <w:rPr>
        <w:rFonts w:hint="default" w:ascii="Symbol" w:hAnsi="Symbol"/>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24" w15:restartNumberingAfterBreak="0">
    <w:nsid w:val="78AF2FAC"/>
    <w:multiLevelType w:val="multilevel"/>
    <w:tmpl w:val="31DA040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A765A55"/>
    <w:multiLevelType w:val="multilevel"/>
    <w:tmpl w:val="764A70D6"/>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14"/>
  </w:num>
  <w:num w:numId="2">
    <w:abstractNumId w:val="5"/>
  </w:num>
  <w:num w:numId="3">
    <w:abstractNumId w:val="19"/>
  </w:num>
  <w:num w:numId="4">
    <w:abstractNumId w:val="22"/>
  </w:num>
  <w:num w:numId="5">
    <w:abstractNumId w:val="0"/>
  </w:num>
  <w:num w:numId="6">
    <w:abstractNumId w:val="2"/>
  </w:num>
  <w:num w:numId="7">
    <w:abstractNumId w:val="24"/>
  </w:num>
  <w:num w:numId="8">
    <w:abstractNumId w:val="25"/>
  </w:num>
  <w:num w:numId="9">
    <w:abstractNumId w:val="7"/>
  </w:num>
  <w:num w:numId="10">
    <w:abstractNumId w:val="3"/>
  </w:num>
  <w:num w:numId="11">
    <w:abstractNumId w:val="4"/>
  </w:num>
  <w:num w:numId="12">
    <w:abstractNumId w:val="15"/>
  </w:num>
  <w:num w:numId="13">
    <w:abstractNumId w:val="12"/>
  </w:num>
  <w:num w:numId="14">
    <w:abstractNumId w:val="21"/>
  </w:num>
  <w:num w:numId="15">
    <w:abstractNumId w:val="16"/>
  </w:num>
  <w:num w:numId="16">
    <w:abstractNumId w:val="17"/>
  </w:num>
  <w:num w:numId="17">
    <w:abstractNumId w:val="1"/>
  </w:num>
  <w:num w:numId="18">
    <w:abstractNumId w:val="8"/>
  </w:num>
  <w:num w:numId="19">
    <w:abstractNumId w:val="20"/>
  </w:num>
  <w:num w:numId="20">
    <w:abstractNumId w:val="11"/>
  </w:num>
  <w:num w:numId="21">
    <w:abstractNumId w:val="10"/>
  </w:num>
  <w:num w:numId="22">
    <w:abstractNumId w:val="23"/>
  </w:num>
  <w:num w:numId="23">
    <w:abstractNumId w:val="6"/>
  </w:num>
  <w:num w:numId="24">
    <w:abstractNumId w:val="18"/>
  </w:num>
  <w:num w:numId="25">
    <w:abstractNumId w:val="13"/>
  </w:num>
  <w:num w:numId="26">
    <w:abstractNumId w:val="9"/>
  </w:num>
</w:numbering>
</file>

<file path=word/people.xml><?xml version="1.0" encoding="utf-8"?>
<w15:people xmlns:mc="http://schemas.openxmlformats.org/markup-compatibility/2006" xmlns:w15="http://schemas.microsoft.com/office/word/2012/wordml" mc:Ignorable="w15">
  <w15:person w15:author="Harold Ollivier">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oNotDisplayPageBoundaries/>
  <w:trackRevisions w:val="tru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5923"/>
    <w:rsid w:val="000105E1"/>
    <w:rsid w:val="00023DD6"/>
    <w:rsid w:val="00093027"/>
    <w:rsid w:val="000B5EDF"/>
    <w:rsid w:val="000C217D"/>
    <w:rsid w:val="00101A66"/>
    <w:rsid w:val="001F2F4B"/>
    <w:rsid w:val="002249D7"/>
    <w:rsid w:val="002414BE"/>
    <w:rsid w:val="00283B72"/>
    <w:rsid w:val="002A1385"/>
    <w:rsid w:val="002E17F5"/>
    <w:rsid w:val="00304285"/>
    <w:rsid w:val="00323190"/>
    <w:rsid w:val="00365699"/>
    <w:rsid w:val="004164CC"/>
    <w:rsid w:val="004656A8"/>
    <w:rsid w:val="00613B2C"/>
    <w:rsid w:val="00633474"/>
    <w:rsid w:val="007643AD"/>
    <w:rsid w:val="007B5745"/>
    <w:rsid w:val="007E4F8E"/>
    <w:rsid w:val="00844D39"/>
    <w:rsid w:val="00845923"/>
    <w:rsid w:val="008A72EF"/>
    <w:rsid w:val="00900C6B"/>
    <w:rsid w:val="00921758"/>
    <w:rsid w:val="0092725E"/>
    <w:rsid w:val="00B45C7C"/>
    <w:rsid w:val="00BB5CE6"/>
    <w:rsid w:val="00BE2F47"/>
    <w:rsid w:val="00C103EA"/>
    <w:rsid w:val="00C6478D"/>
    <w:rsid w:val="00CD20D5"/>
    <w:rsid w:val="00D04E88"/>
    <w:rsid w:val="00D51CF9"/>
    <w:rsid w:val="00D8716A"/>
    <w:rsid w:val="00DA10F9"/>
    <w:rsid w:val="00DE2A73"/>
    <w:rsid w:val="00E364E8"/>
    <w:rsid w:val="00E94777"/>
    <w:rsid w:val="00EC3FC6"/>
    <w:rsid w:val="00EE2444"/>
    <w:rsid w:val="00F11462"/>
    <w:rsid w:val="00F32C9E"/>
    <w:rsid w:val="00F371BE"/>
    <w:rsid w:val="00F4399F"/>
    <w:rsid w:val="00F754D9"/>
    <w:rsid w:val="00FB23DF"/>
    <w:rsid w:val="00FC7A3F"/>
    <w:rsid w:val="00FE4108"/>
    <w:rsid w:val="248FF588"/>
    <w:rsid w:val="28B81C2A"/>
    <w:rsid w:val="3EBA671A"/>
    <w:rsid w:val="50F76329"/>
    <w:rsid w:val="68284F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581AD"/>
  <w15:chartTrackingRefBased/>
  <w15:docId w15:val="{047D36F4-4322-48EA-8B35-A8FF9D9BD0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4"/>
        <w:szCs w:val="24"/>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01A66"/>
    <w:pPr>
      <w:jc w:val="both"/>
    </w:pPr>
    <w:rPr>
      <w:rFonts w:cstheme="minorHAnsi"/>
    </w:rPr>
  </w:style>
  <w:style w:type="paragraph" w:styleId="Titre1">
    <w:name w:val="heading 1"/>
    <w:basedOn w:val="Normal"/>
    <w:next w:val="Normal"/>
    <w:link w:val="Titre1Car"/>
    <w:uiPriority w:val="9"/>
    <w:qFormat/>
    <w:rsid w:val="004164CC"/>
    <w:pPr>
      <w:keepNext/>
      <w:keepLines/>
      <w:pBdr>
        <w:bottom w:val="single" w:color="auto" w:sz="4" w:space="1"/>
      </w:pBdr>
      <w:spacing w:before="240" w:after="120"/>
      <w:outlineLvl w:val="0"/>
    </w:pPr>
    <w:rPr>
      <w:rFonts w:asciiTheme="majorHAnsi" w:hAnsiTheme="majorHAnsi" w:eastAsiaTheme="majorEastAsia" w:cstheme="majorBidi"/>
      <w:b/>
      <w:color w:val="2E74B5" w:themeColor="accent1" w:themeShade="BF"/>
      <w:sz w:val="32"/>
      <w:szCs w:val="32"/>
    </w:rPr>
  </w:style>
  <w:style w:type="paragraph" w:styleId="Titre3">
    <w:name w:val="heading 3"/>
    <w:basedOn w:val="Normal"/>
    <w:next w:val="Normal"/>
    <w:link w:val="Titre3Car"/>
    <w:uiPriority w:val="9"/>
    <w:semiHidden/>
    <w:unhideWhenUsed/>
    <w:qFormat/>
    <w:rsid w:val="004164CC"/>
    <w:pPr>
      <w:keepNext/>
      <w:keepLines/>
      <w:spacing w:before="40"/>
      <w:outlineLvl w:val="2"/>
    </w:pPr>
    <w:rPr>
      <w:rFonts w:asciiTheme="majorHAnsi" w:hAnsiTheme="majorHAnsi" w:eastAsiaTheme="majorEastAsia" w:cstheme="majorBidi"/>
      <w:color w:val="1F4D78" w:themeColor="accent1" w:themeShade="7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link w:val="TitreCar"/>
    <w:uiPriority w:val="10"/>
    <w:qFormat/>
    <w:rsid w:val="004164CC"/>
    <w:pPr>
      <w:contextualSpacing/>
    </w:pPr>
    <w:rPr>
      <w:rFonts w:asciiTheme="majorHAnsi" w:hAnsiTheme="majorHAnsi" w:eastAsiaTheme="majorEastAsia" w:cstheme="majorBidi"/>
      <w:b/>
      <w:spacing w:val="-10"/>
      <w:kern w:val="28"/>
      <w:sz w:val="48"/>
      <w:szCs w:val="56"/>
    </w:rPr>
  </w:style>
  <w:style w:type="character" w:styleId="TitreCar" w:customStyle="1">
    <w:name w:val="Titre Car"/>
    <w:basedOn w:val="Policepardfaut"/>
    <w:link w:val="Titre"/>
    <w:uiPriority w:val="10"/>
    <w:rsid w:val="004164CC"/>
    <w:rPr>
      <w:rFonts w:asciiTheme="majorHAnsi" w:hAnsiTheme="majorHAnsi" w:eastAsiaTheme="majorEastAsia" w:cstheme="majorBidi"/>
      <w:b/>
      <w:spacing w:val="-10"/>
      <w:kern w:val="28"/>
      <w:sz w:val="48"/>
      <w:szCs w:val="56"/>
    </w:rPr>
  </w:style>
  <w:style w:type="character" w:styleId="Titre1Car" w:customStyle="1">
    <w:name w:val="Titre 1 Car"/>
    <w:basedOn w:val="Policepardfaut"/>
    <w:link w:val="Titre1"/>
    <w:uiPriority w:val="9"/>
    <w:rsid w:val="004164CC"/>
    <w:rPr>
      <w:rFonts w:asciiTheme="majorHAnsi" w:hAnsiTheme="majorHAnsi" w:eastAsiaTheme="majorEastAsia" w:cstheme="majorBidi"/>
      <w:b/>
      <w:color w:val="2E74B5" w:themeColor="accent1" w:themeShade="BF"/>
      <w:sz w:val="32"/>
      <w:szCs w:val="32"/>
    </w:rPr>
  </w:style>
  <w:style w:type="character" w:styleId="Titre3Car" w:customStyle="1">
    <w:name w:val="Titre 3 Car"/>
    <w:basedOn w:val="Policepardfaut"/>
    <w:link w:val="Titre3"/>
    <w:uiPriority w:val="9"/>
    <w:semiHidden/>
    <w:rsid w:val="004164CC"/>
    <w:rPr>
      <w:rFonts w:asciiTheme="majorHAnsi" w:hAnsiTheme="majorHAnsi" w:eastAsiaTheme="majorEastAsia" w:cstheme="majorBidi"/>
      <w:color w:val="1F4D78" w:themeColor="accent1" w:themeShade="7F"/>
    </w:rPr>
  </w:style>
  <w:style w:type="paragraph" w:styleId="Paragraphedeliste">
    <w:name w:val="List Paragraph"/>
    <w:basedOn w:val="Normal"/>
    <w:uiPriority w:val="34"/>
    <w:qFormat/>
    <w:rsid w:val="004164CC"/>
    <w:pPr>
      <w:ind w:left="720"/>
      <w:contextualSpacing/>
    </w:pPr>
  </w:style>
  <w:style w:type="character" w:styleId="Marquedecommentaire">
    <w:name w:val="annotation reference"/>
    <w:basedOn w:val="Policepardfaut"/>
    <w:uiPriority w:val="99"/>
    <w:semiHidden/>
    <w:unhideWhenUsed/>
    <w:rsid w:val="00101A66"/>
    <w:rPr>
      <w:sz w:val="16"/>
      <w:szCs w:val="16"/>
    </w:rPr>
  </w:style>
  <w:style w:type="paragraph" w:styleId="Commentaire">
    <w:name w:val="annotation text"/>
    <w:basedOn w:val="Normal"/>
    <w:link w:val="CommentaireCar"/>
    <w:uiPriority w:val="99"/>
    <w:semiHidden/>
    <w:unhideWhenUsed/>
    <w:rsid w:val="00101A66"/>
    <w:rPr>
      <w:sz w:val="20"/>
      <w:szCs w:val="20"/>
    </w:rPr>
  </w:style>
  <w:style w:type="character" w:styleId="CommentaireCar" w:customStyle="1">
    <w:name w:val="Commentaire Car"/>
    <w:basedOn w:val="Policepardfaut"/>
    <w:link w:val="Commentaire"/>
    <w:uiPriority w:val="99"/>
    <w:semiHidden/>
    <w:rsid w:val="00101A66"/>
    <w:rPr>
      <w:sz w:val="20"/>
      <w:szCs w:val="20"/>
    </w:rPr>
  </w:style>
  <w:style w:type="paragraph" w:styleId="Objetducommentaire">
    <w:name w:val="annotation subject"/>
    <w:basedOn w:val="Commentaire"/>
    <w:next w:val="Commentaire"/>
    <w:link w:val="ObjetducommentaireCar"/>
    <w:uiPriority w:val="99"/>
    <w:semiHidden/>
    <w:unhideWhenUsed/>
    <w:rsid w:val="00101A66"/>
    <w:rPr>
      <w:b/>
      <w:bCs/>
    </w:rPr>
  </w:style>
  <w:style w:type="character" w:styleId="ObjetducommentaireCar" w:customStyle="1">
    <w:name w:val="Objet du commentaire Car"/>
    <w:basedOn w:val="CommentaireCar"/>
    <w:link w:val="Objetducommentaire"/>
    <w:uiPriority w:val="99"/>
    <w:semiHidden/>
    <w:rsid w:val="00101A66"/>
    <w:rPr>
      <w:b/>
      <w:bCs/>
      <w:sz w:val="20"/>
      <w:szCs w:val="20"/>
    </w:rPr>
  </w:style>
  <w:style w:type="paragraph" w:styleId="Textedebulles">
    <w:name w:val="Balloon Text"/>
    <w:basedOn w:val="Normal"/>
    <w:link w:val="TextedebullesCar"/>
    <w:uiPriority w:val="99"/>
    <w:semiHidden/>
    <w:unhideWhenUsed/>
    <w:rsid w:val="00101A66"/>
    <w:rPr>
      <w:rFonts w:ascii="Segoe UI" w:hAnsi="Segoe UI" w:cs="Segoe UI"/>
      <w:sz w:val="18"/>
      <w:szCs w:val="18"/>
    </w:rPr>
  </w:style>
  <w:style w:type="character" w:styleId="TextedebullesCar" w:customStyle="1">
    <w:name w:val="Texte de bulles Car"/>
    <w:basedOn w:val="Policepardfaut"/>
    <w:link w:val="Textedebulles"/>
    <w:uiPriority w:val="99"/>
    <w:semiHidden/>
    <w:rsid w:val="00101A66"/>
    <w:rPr>
      <w:rFonts w:ascii="Segoe UI" w:hAnsi="Segoe UI" w:cs="Segoe UI"/>
      <w:sz w:val="18"/>
      <w:szCs w:val="18"/>
    </w:rPr>
  </w:style>
  <w:style w:type="paragraph" w:styleId="Notedebasdepage">
    <w:name w:val="footnote text"/>
    <w:basedOn w:val="Normal"/>
    <w:link w:val="NotedebasdepageCar"/>
    <w:uiPriority w:val="99"/>
    <w:unhideWhenUsed/>
    <w:rsid w:val="00101A66"/>
    <w:rPr>
      <w:sz w:val="20"/>
      <w:szCs w:val="20"/>
    </w:rPr>
  </w:style>
  <w:style w:type="character" w:styleId="NotedebasdepageCar" w:customStyle="1">
    <w:name w:val="Note de bas de page Car"/>
    <w:basedOn w:val="Policepardfaut"/>
    <w:link w:val="Notedebasdepage"/>
    <w:uiPriority w:val="99"/>
    <w:rsid w:val="00101A66"/>
    <w:rPr>
      <w:sz w:val="20"/>
      <w:szCs w:val="20"/>
    </w:rPr>
  </w:style>
  <w:style w:type="character" w:styleId="Appelnotedebasdep">
    <w:name w:val="footnote reference"/>
    <w:basedOn w:val="Policepardfaut"/>
    <w:uiPriority w:val="99"/>
    <w:semiHidden/>
    <w:unhideWhenUsed/>
    <w:rsid w:val="00101A66"/>
    <w:rPr>
      <w:vertAlign w:val="superscript"/>
    </w:rPr>
  </w:style>
  <w:style w:type="character" w:styleId="Lienhypertexte">
    <w:name w:val="Hyperlink"/>
    <w:basedOn w:val="Policepardfaut"/>
    <w:uiPriority w:val="99"/>
    <w:unhideWhenUsed/>
    <w:rsid w:val="00101A66"/>
    <w:rPr>
      <w:color w:val="0563C1" w:themeColor="hyperlink"/>
      <w:u w:val="single"/>
    </w:rPr>
  </w:style>
  <w:style w:type="paragraph" w:styleId="En-tte">
    <w:name w:val="header"/>
    <w:basedOn w:val="Normal"/>
    <w:link w:val="En-tteCar"/>
    <w:uiPriority w:val="99"/>
    <w:unhideWhenUsed/>
    <w:rsid w:val="00613B2C"/>
    <w:pPr>
      <w:tabs>
        <w:tab w:val="center" w:pos="4536"/>
        <w:tab w:val="right" w:pos="9072"/>
      </w:tabs>
    </w:pPr>
  </w:style>
  <w:style w:type="character" w:styleId="En-tteCar" w:customStyle="1">
    <w:name w:val="En-tête Car"/>
    <w:basedOn w:val="Policepardfaut"/>
    <w:link w:val="En-tte"/>
    <w:uiPriority w:val="99"/>
    <w:rsid w:val="00613B2C"/>
    <w:rPr>
      <w:rFonts w:cstheme="minorHAnsi"/>
    </w:rPr>
  </w:style>
  <w:style w:type="paragraph" w:styleId="Pieddepage">
    <w:name w:val="footer"/>
    <w:basedOn w:val="Normal"/>
    <w:link w:val="PieddepageCar"/>
    <w:uiPriority w:val="99"/>
    <w:unhideWhenUsed/>
    <w:rsid w:val="00613B2C"/>
    <w:pPr>
      <w:tabs>
        <w:tab w:val="center" w:pos="4536"/>
        <w:tab w:val="right" w:pos="9072"/>
      </w:tabs>
    </w:pPr>
  </w:style>
  <w:style w:type="character" w:styleId="PieddepageCar" w:customStyle="1">
    <w:name w:val="Pied de page Car"/>
    <w:basedOn w:val="Policepardfaut"/>
    <w:link w:val="Pieddepage"/>
    <w:uiPriority w:val="99"/>
    <w:rsid w:val="00613B2C"/>
    <w:rPr>
      <w:rFonts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615395">
      <w:bodyDiv w:val="1"/>
      <w:marLeft w:val="0"/>
      <w:marRight w:val="0"/>
      <w:marTop w:val="0"/>
      <w:marBottom w:val="0"/>
      <w:divBdr>
        <w:top w:val="none" w:sz="0" w:space="0" w:color="auto"/>
        <w:left w:val="none" w:sz="0" w:space="0" w:color="auto"/>
        <w:bottom w:val="none" w:sz="0" w:space="0" w:color="auto"/>
        <w:right w:val="none" w:sz="0" w:space="0" w:color="auto"/>
      </w:divBdr>
    </w:div>
    <w:div w:id="283772259">
      <w:bodyDiv w:val="1"/>
      <w:marLeft w:val="0"/>
      <w:marRight w:val="0"/>
      <w:marTop w:val="0"/>
      <w:marBottom w:val="0"/>
      <w:divBdr>
        <w:top w:val="none" w:sz="0" w:space="0" w:color="auto"/>
        <w:left w:val="none" w:sz="0" w:space="0" w:color="auto"/>
        <w:bottom w:val="none" w:sz="0" w:space="0" w:color="auto"/>
        <w:right w:val="none" w:sz="0" w:space="0" w:color="auto"/>
      </w:divBdr>
    </w:div>
    <w:div w:id="285082667">
      <w:bodyDiv w:val="1"/>
      <w:marLeft w:val="0"/>
      <w:marRight w:val="0"/>
      <w:marTop w:val="0"/>
      <w:marBottom w:val="0"/>
      <w:divBdr>
        <w:top w:val="none" w:sz="0" w:space="0" w:color="auto"/>
        <w:left w:val="none" w:sz="0" w:space="0" w:color="auto"/>
        <w:bottom w:val="none" w:sz="0" w:space="0" w:color="auto"/>
        <w:right w:val="none" w:sz="0" w:space="0" w:color="auto"/>
      </w:divBdr>
    </w:div>
    <w:div w:id="293607878">
      <w:bodyDiv w:val="1"/>
      <w:marLeft w:val="0"/>
      <w:marRight w:val="0"/>
      <w:marTop w:val="0"/>
      <w:marBottom w:val="0"/>
      <w:divBdr>
        <w:top w:val="none" w:sz="0" w:space="0" w:color="auto"/>
        <w:left w:val="none" w:sz="0" w:space="0" w:color="auto"/>
        <w:bottom w:val="none" w:sz="0" w:space="0" w:color="auto"/>
        <w:right w:val="none" w:sz="0" w:space="0" w:color="auto"/>
      </w:divBdr>
    </w:div>
    <w:div w:id="351688077">
      <w:bodyDiv w:val="1"/>
      <w:marLeft w:val="0"/>
      <w:marRight w:val="0"/>
      <w:marTop w:val="0"/>
      <w:marBottom w:val="0"/>
      <w:divBdr>
        <w:top w:val="none" w:sz="0" w:space="0" w:color="auto"/>
        <w:left w:val="none" w:sz="0" w:space="0" w:color="auto"/>
        <w:bottom w:val="none" w:sz="0" w:space="0" w:color="auto"/>
        <w:right w:val="none" w:sz="0" w:space="0" w:color="auto"/>
      </w:divBdr>
      <w:divsChild>
        <w:div w:id="1520504">
          <w:marLeft w:val="0"/>
          <w:marRight w:val="0"/>
          <w:marTop w:val="0"/>
          <w:marBottom w:val="0"/>
          <w:divBdr>
            <w:top w:val="none" w:sz="0" w:space="0" w:color="auto"/>
            <w:left w:val="none" w:sz="0" w:space="0" w:color="auto"/>
            <w:bottom w:val="none" w:sz="0" w:space="0" w:color="auto"/>
            <w:right w:val="none" w:sz="0" w:space="0" w:color="auto"/>
          </w:divBdr>
        </w:div>
        <w:div w:id="2032803071">
          <w:marLeft w:val="0"/>
          <w:marRight w:val="0"/>
          <w:marTop w:val="0"/>
          <w:marBottom w:val="0"/>
          <w:divBdr>
            <w:top w:val="single" w:sz="2" w:space="0" w:color="D9D9E3"/>
            <w:left w:val="single" w:sz="2" w:space="0" w:color="D9D9E3"/>
            <w:bottom w:val="single" w:sz="2" w:space="0" w:color="D9D9E3"/>
            <w:right w:val="single" w:sz="2" w:space="0" w:color="D9D9E3"/>
          </w:divBdr>
          <w:divsChild>
            <w:div w:id="1029917968">
              <w:marLeft w:val="0"/>
              <w:marRight w:val="0"/>
              <w:marTop w:val="0"/>
              <w:marBottom w:val="0"/>
              <w:divBdr>
                <w:top w:val="single" w:sz="2" w:space="0" w:color="D9D9E3"/>
                <w:left w:val="single" w:sz="2" w:space="0" w:color="D9D9E3"/>
                <w:bottom w:val="single" w:sz="2" w:space="0" w:color="D9D9E3"/>
                <w:right w:val="single" w:sz="2" w:space="0" w:color="D9D9E3"/>
              </w:divBdr>
              <w:divsChild>
                <w:div w:id="352650639">
                  <w:marLeft w:val="0"/>
                  <w:marRight w:val="0"/>
                  <w:marTop w:val="0"/>
                  <w:marBottom w:val="0"/>
                  <w:divBdr>
                    <w:top w:val="single" w:sz="2" w:space="0" w:color="D9D9E3"/>
                    <w:left w:val="single" w:sz="2" w:space="0" w:color="D9D9E3"/>
                    <w:bottom w:val="single" w:sz="2" w:space="0" w:color="D9D9E3"/>
                    <w:right w:val="single" w:sz="2" w:space="0" w:color="D9D9E3"/>
                  </w:divBdr>
                  <w:divsChild>
                    <w:div w:id="1818571116">
                      <w:marLeft w:val="0"/>
                      <w:marRight w:val="0"/>
                      <w:marTop w:val="0"/>
                      <w:marBottom w:val="0"/>
                      <w:divBdr>
                        <w:top w:val="single" w:sz="2" w:space="0" w:color="D9D9E3"/>
                        <w:left w:val="single" w:sz="2" w:space="0" w:color="D9D9E3"/>
                        <w:bottom w:val="single" w:sz="2" w:space="0" w:color="D9D9E3"/>
                        <w:right w:val="single" w:sz="2" w:space="0" w:color="D9D9E3"/>
                      </w:divBdr>
                      <w:divsChild>
                        <w:div w:id="1669407145">
                          <w:marLeft w:val="0"/>
                          <w:marRight w:val="0"/>
                          <w:marTop w:val="0"/>
                          <w:marBottom w:val="0"/>
                          <w:divBdr>
                            <w:top w:val="none" w:sz="0" w:space="0" w:color="auto"/>
                            <w:left w:val="none" w:sz="0" w:space="0" w:color="auto"/>
                            <w:bottom w:val="none" w:sz="0" w:space="0" w:color="auto"/>
                            <w:right w:val="none" w:sz="0" w:space="0" w:color="auto"/>
                          </w:divBdr>
                          <w:divsChild>
                            <w:div w:id="1682509978">
                              <w:marLeft w:val="0"/>
                              <w:marRight w:val="0"/>
                              <w:marTop w:val="100"/>
                              <w:marBottom w:val="100"/>
                              <w:divBdr>
                                <w:top w:val="single" w:sz="2" w:space="0" w:color="D9D9E3"/>
                                <w:left w:val="single" w:sz="2" w:space="0" w:color="D9D9E3"/>
                                <w:bottom w:val="single" w:sz="2" w:space="0" w:color="D9D9E3"/>
                                <w:right w:val="single" w:sz="2" w:space="0" w:color="D9D9E3"/>
                              </w:divBdr>
                              <w:divsChild>
                                <w:div w:id="376393589">
                                  <w:marLeft w:val="0"/>
                                  <w:marRight w:val="0"/>
                                  <w:marTop w:val="0"/>
                                  <w:marBottom w:val="0"/>
                                  <w:divBdr>
                                    <w:top w:val="single" w:sz="2" w:space="0" w:color="D9D9E3"/>
                                    <w:left w:val="single" w:sz="2" w:space="0" w:color="D9D9E3"/>
                                    <w:bottom w:val="single" w:sz="2" w:space="0" w:color="D9D9E3"/>
                                    <w:right w:val="single" w:sz="2" w:space="0" w:color="D9D9E3"/>
                                  </w:divBdr>
                                  <w:divsChild>
                                    <w:div w:id="734668827">
                                      <w:marLeft w:val="0"/>
                                      <w:marRight w:val="0"/>
                                      <w:marTop w:val="0"/>
                                      <w:marBottom w:val="0"/>
                                      <w:divBdr>
                                        <w:top w:val="single" w:sz="2" w:space="0" w:color="D9D9E3"/>
                                        <w:left w:val="single" w:sz="2" w:space="0" w:color="D9D9E3"/>
                                        <w:bottom w:val="single" w:sz="2" w:space="0" w:color="D9D9E3"/>
                                        <w:right w:val="single" w:sz="2" w:space="0" w:color="D9D9E3"/>
                                      </w:divBdr>
                                      <w:divsChild>
                                        <w:div w:id="53360171">
                                          <w:marLeft w:val="0"/>
                                          <w:marRight w:val="0"/>
                                          <w:marTop w:val="0"/>
                                          <w:marBottom w:val="0"/>
                                          <w:divBdr>
                                            <w:top w:val="single" w:sz="2" w:space="0" w:color="D9D9E3"/>
                                            <w:left w:val="single" w:sz="2" w:space="0" w:color="D9D9E3"/>
                                            <w:bottom w:val="single" w:sz="2" w:space="0" w:color="D9D9E3"/>
                                            <w:right w:val="single" w:sz="2" w:space="0" w:color="D9D9E3"/>
                                          </w:divBdr>
                                          <w:divsChild>
                                            <w:div w:id="1401755042">
                                              <w:marLeft w:val="0"/>
                                              <w:marRight w:val="0"/>
                                              <w:marTop w:val="0"/>
                                              <w:marBottom w:val="0"/>
                                              <w:divBdr>
                                                <w:top w:val="single" w:sz="2" w:space="0" w:color="D9D9E3"/>
                                                <w:left w:val="single" w:sz="2" w:space="0" w:color="D9D9E3"/>
                                                <w:bottom w:val="single" w:sz="2" w:space="0" w:color="D9D9E3"/>
                                                <w:right w:val="single" w:sz="2" w:space="0" w:color="D9D9E3"/>
                                              </w:divBdr>
                                              <w:divsChild>
                                                <w:div w:id="400063409">
                                                  <w:marLeft w:val="0"/>
                                                  <w:marRight w:val="0"/>
                                                  <w:marTop w:val="0"/>
                                                  <w:marBottom w:val="0"/>
                                                  <w:divBdr>
                                                    <w:top w:val="single" w:sz="2" w:space="0" w:color="D9D9E3"/>
                                                    <w:left w:val="single" w:sz="2" w:space="0" w:color="D9D9E3"/>
                                                    <w:bottom w:val="single" w:sz="2" w:space="0" w:color="D9D9E3"/>
                                                    <w:right w:val="single" w:sz="2" w:space="0" w:color="D9D9E3"/>
                                                  </w:divBdr>
                                                  <w:divsChild>
                                                    <w:div w:id="1908684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74374411">
      <w:bodyDiv w:val="1"/>
      <w:marLeft w:val="0"/>
      <w:marRight w:val="0"/>
      <w:marTop w:val="0"/>
      <w:marBottom w:val="0"/>
      <w:divBdr>
        <w:top w:val="none" w:sz="0" w:space="0" w:color="auto"/>
        <w:left w:val="none" w:sz="0" w:space="0" w:color="auto"/>
        <w:bottom w:val="none" w:sz="0" w:space="0" w:color="auto"/>
        <w:right w:val="none" w:sz="0" w:space="0" w:color="auto"/>
      </w:divBdr>
    </w:div>
    <w:div w:id="543173089">
      <w:bodyDiv w:val="1"/>
      <w:marLeft w:val="0"/>
      <w:marRight w:val="0"/>
      <w:marTop w:val="0"/>
      <w:marBottom w:val="0"/>
      <w:divBdr>
        <w:top w:val="none" w:sz="0" w:space="0" w:color="auto"/>
        <w:left w:val="none" w:sz="0" w:space="0" w:color="auto"/>
        <w:bottom w:val="none" w:sz="0" w:space="0" w:color="auto"/>
        <w:right w:val="none" w:sz="0" w:space="0" w:color="auto"/>
      </w:divBdr>
      <w:divsChild>
        <w:div w:id="228228863">
          <w:marLeft w:val="0"/>
          <w:marRight w:val="0"/>
          <w:marTop w:val="0"/>
          <w:marBottom w:val="0"/>
          <w:divBdr>
            <w:top w:val="none" w:sz="0" w:space="0" w:color="auto"/>
            <w:left w:val="none" w:sz="0" w:space="0" w:color="auto"/>
            <w:bottom w:val="none" w:sz="0" w:space="0" w:color="auto"/>
            <w:right w:val="none" w:sz="0" w:space="0" w:color="auto"/>
          </w:divBdr>
        </w:div>
        <w:div w:id="985011153">
          <w:marLeft w:val="0"/>
          <w:marRight w:val="0"/>
          <w:marTop w:val="0"/>
          <w:marBottom w:val="0"/>
          <w:divBdr>
            <w:top w:val="single" w:sz="2" w:space="0" w:color="D9D9E3"/>
            <w:left w:val="single" w:sz="2" w:space="0" w:color="D9D9E3"/>
            <w:bottom w:val="single" w:sz="2" w:space="0" w:color="D9D9E3"/>
            <w:right w:val="single" w:sz="2" w:space="0" w:color="D9D9E3"/>
          </w:divBdr>
          <w:divsChild>
            <w:div w:id="1394890866">
              <w:marLeft w:val="0"/>
              <w:marRight w:val="0"/>
              <w:marTop w:val="0"/>
              <w:marBottom w:val="0"/>
              <w:divBdr>
                <w:top w:val="single" w:sz="2" w:space="0" w:color="D9D9E3"/>
                <w:left w:val="single" w:sz="2" w:space="0" w:color="D9D9E3"/>
                <w:bottom w:val="single" w:sz="2" w:space="0" w:color="D9D9E3"/>
                <w:right w:val="single" w:sz="2" w:space="0" w:color="D9D9E3"/>
              </w:divBdr>
              <w:divsChild>
                <w:div w:id="646010408">
                  <w:marLeft w:val="0"/>
                  <w:marRight w:val="0"/>
                  <w:marTop w:val="0"/>
                  <w:marBottom w:val="0"/>
                  <w:divBdr>
                    <w:top w:val="single" w:sz="2" w:space="0" w:color="D9D9E3"/>
                    <w:left w:val="single" w:sz="2" w:space="0" w:color="D9D9E3"/>
                    <w:bottom w:val="single" w:sz="2" w:space="0" w:color="D9D9E3"/>
                    <w:right w:val="single" w:sz="2" w:space="0" w:color="D9D9E3"/>
                  </w:divBdr>
                  <w:divsChild>
                    <w:div w:id="2066250838">
                      <w:marLeft w:val="0"/>
                      <w:marRight w:val="0"/>
                      <w:marTop w:val="0"/>
                      <w:marBottom w:val="0"/>
                      <w:divBdr>
                        <w:top w:val="single" w:sz="2" w:space="0" w:color="D9D9E3"/>
                        <w:left w:val="single" w:sz="2" w:space="0" w:color="D9D9E3"/>
                        <w:bottom w:val="single" w:sz="2" w:space="0" w:color="D9D9E3"/>
                        <w:right w:val="single" w:sz="2" w:space="0" w:color="D9D9E3"/>
                      </w:divBdr>
                      <w:divsChild>
                        <w:div w:id="873689736">
                          <w:marLeft w:val="0"/>
                          <w:marRight w:val="0"/>
                          <w:marTop w:val="0"/>
                          <w:marBottom w:val="0"/>
                          <w:divBdr>
                            <w:top w:val="none" w:sz="0" w:space="0" w:color="auto"/>
                            <w:left w:val="none" w:sz="0" w:space="0" w:color="auto"/>
                            <w:bottom w:val="none" w:sz="0" w:space="0" w:color="auto"/>
                            <w:right w:val="none" w:sz="0" w:space="0" w:color="auto"/>
                          </w:divBdr>
                          <w:divsChild>
                            <w:div w:id="12934845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6039027">
                                  <w:marLeft w:val="0"/>
                                  <w:marRight w:val="0"/>
                                  <w:marTop w:val="0"/>
                                  <w:marBottom w:val="0"/>
                                  <w:divBdr>
                                    <w:top w:val="single" w:sz="2" w:space="0" w:color="D9D9E3"/>
                                    <w:left w:val="single" w:sz="2" w:space="0" w:color="D9D9E3"/>
                                    <w:bottom w:val="single" w:sz="2" w:space="0" w:color="D9D9E3"/>
                                    <w:right w:val="single" w:sz="2" w:space="0" w:color="D9D9E3"/>
                                  </w:divBdr>
                                  <w:divsChild>
                                    <w:div w:id="1265727294">
                                      <w:marLeft w:val="0"/>
                                      <w:marRight w:val="0"/>
                                      <w:marTop w:val="0"/>
                                      <w:marBottom w:val="0"/>
                                      <w:divBdr>
                                        <w:top w:val="single" w:sz="2" w:space="0" w:color="D9D9E3"/>
                                        <w:left w:val="single" w:sz="2" w:space="0" w:color="D9D9E3"/>
                                        <w:bottom w:val="single" w:sz="2" w:space="0" w:color="D9D9E3"/>
                                        <w:right w:val="single" w:sz="2" w:space="0" w:color="D9D9E3"/>
                                      </w:divBdr>
                                      <w:divsChild>
                                        <w:div w:id="1158034921">
                                          <w:marLeft w:val="0"/>
                                          <w:marRight w:val="0"/>
                                          <w:marTop w:val="0"/>
                                          <w:marBottom w:val="0"/>
                                          <w:divBdr>
                                            <w:top w:val="single" w:sz="2" w:space="0" w:color="D9D9E3"/>
                                            <w:left w:val="single" w:sz="2" w:space="0" w:color="D9D9E3"/>
                                            <w:bottom w:val="single" w:sz="2" w:space="0" w:color="D9D9E3"/>
                                            <w:right w:val="single" w:sz="2" w:space="0" w:color="D9D9E3"/>
                                          </w:divBdr>
                                          <w:divsChild>
                                            <w:div w:id="1251737955">
                                              <w:marLeft w:val="0"/>
                                              <w:marRight w:val="0"/>
                                              <w:marTop w:val="0"/>
                                              <w:marBottom w:val="0"/>
                                              <w:divBdr>
                                                <w:top w:val="single" w:sz="2" w:space="0" w:color="D9D9E3"/>
                                                <w:left w:val="single" w:sz="2" w:space="0" w:color="D9D9E3"/>
                                                <w:bottom w:val="single" w:sz="2" w:space="0" w:color="D9D9E3"/>
                                                <w:right w:val="single" w:sz="2" w:space="0" w:color="D9D9E3"/>
                                              </w:divBdr>
                                              <w:divsChild>
                                                <w:div w:id="1821536079">
                                                  <w:marLeft w:val="0"/>
                                                  <w:marRight w:val="0"/>
                                                  <w:marTop w:val="0"/>
                                                  <w:marBottom w:val="0"/>
                                                  <w:divBdr>
                                                    <w:top w:val="single" w:sz="2" w:space="0" w:color="D9D9E3"/>
                                                    <w:left w:val="single" w:sz="2" w:space="0" w:color="D9D9E3"/>
                                                    <w:bottom w:val="single" w:sz="2" w:space="0" w:color="D9D9E3"/>
                                                    <w:right w:val="single" w:sz="2" w:space="0" w:color="D9D9E3"/>
                                                  </w:divBdr>
                                                  <w:divsChild>
                                                    <w:div w:id="1525821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17010361">
      <w:bodyDiv w:val="1"/>
      <w:marLeft w:val="0"/>
      <w:marRight w:val="0"/>
      <w:marTop w:val="0"/>
      <w:marBottom w:val="0"/>
      <w:divBdr>
        <w:top w:val="none" w:sz="0" w:space="0" w:color="auto"/>
        <w:left w:val="none" w:sz="0" w:space="0" w:color="auto"/>
        <w:bottom w:val="none" w:sz="0" w:space="0" w:color="auto"/>
        <w:right w:val="none" w:sz="0" w:space="0" w:color="auto"/>
      </w:divBdr>
    </w:div>
    <w:div w:id="956447297">
      <w:bodyDiv w:val="1"/>
      <w:marLeft w:val="0"/>
      <w:marRight w:val="0"/>
      <w:marTop w:val="0"/>
      <w:marBottom w:val="0"/>
      <w:divBdr>
        <w:top w:val="none" w:sz="0" w:space="0" w:color="auto"/>
        <w:left w:val="none" w:sz="0" w:space="0" w:color="auto"/>
        <w:bottom w:val="none" w:sz="0" w:space="0" w:color="auto"/>
        <w:right w:val="none" w:sz="0" w:space="0" w:color="auto"/>
      </w:divBdr>
    </w:div>
    <w:div w:id="1120143434">
      <w:bodyDiv w:val="1"/>
      <w:marLeft w:val="0"/>
      <w:marRight w:val="0"/>
      <w:marTop w:val="0"/>
      <w:marBottom w:val="0"/>
      <w:divBdr>
        <w:top w:val="none" w:sz="0" w:space="0" w:color="auto"/>
        <w:left w:val="none" w:sz="0" w:space="0" w:color="auto"/>
        <w:bottom w:val="none" w:sz="0" w:space="0" w:color="auto"/>
        <w:right w:val="none" w:sz="0" w:space="0" w:color="auto"/>
      </w:divBdr>
    </w:div>
    <w:div w:id="1396473296">
      <w:bodyDiv w:val="1"/>
      <w:marLeft w:val="0"/>
      <w:marRight w:val="0"/>
      <w:marTop w:val="0"/>
      <w:marBottom w:val="0"/>
      <w:divBdr>
        <w:top w:val="none" w:sz="0" w:space="0" w:color="auto"/>
        <w:left w:val="none" w:sz="0" w:space="0" w:color="auto"/>
        <w:bottom w:val="none" w:sz="0" w:space="0" w:color="auto"/>
        <w:right w:val="none" w:sz="0" w:space="0" w:color="auto"/>
      </w:divBdr>
    </w:div>
    <w:div w:id="1636526049">
      <w:bodyDiv w:val="1"/>
      <w:marLeft w:val="0"/>
      <w:marRight w:val="0"/>
      <w:marTop w:val="0"/>
      <w:marBottom w:val="0"/>
      <w:divBdr>
        <w:top w:val="none" w:sz="0" w:space="0" w:color="auto"/>
        <w:left w:val="none" w:sz="0" w:space="0" w:color="auto"/>
        <w:bottom w:val="none" w:sz="0" w:space="0" w:color="auto"/>
        <w:right w:val="none" w:sz="0" w:space="0" w:color="auto"/>
      </w:divBdr>
    </w:div>
    <w:div w:id="1775900633">
      <w:bodyDiv w:val="1"/>
      <w:marLeft w:val="0"/>
      <w:marRight w:val="0"/>
      <w:marTop w:val="0"/>
      <w:marBottom w:val="0"/>
      <w:divBdr>
        <w:top w:val="none" w:sz="0" w:space="0" w:color="auto"/>
        <w:left w:val="none" w:sz="0" w:space="0" w:color="auto"/>
        <w:bottom w:val="none" w:sz="0" w:space="0" w:color="auto"/>
        <w:right w:val="none" w:sz="0" w:space="0" w:color="auto"/>
      </w:divBdr>
    </w:div>
    <w:div w:id="213178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glossaryDocument" Target="glossary/document.xml" Id="R5ad28b64bf984b5c" /><Relationship Type="http://schemas.openxmlformats.org/officeDocument/2006/relationships/comments" Target="comments.xml" Id="R24f6613446234191" /><Relationship Type="http://schemas.microsoft.com/office/2011/relationships/people" Target="people.xml" Id="R695308f26c824406" /><Relationship Type="http://schemas.microsoft.com/office/2011/relationships/commentsExtended" Target="commentsExtended.xml" Id="Rd5f0b99727b84854" /><Relationship Type="http://schemas.microsoft.com/office/2016/09/relationships/commentsIds" Target="commentsIds.xml" Id="R560abb1b465045b7" /><Relationship Type="http://schemas.microsoft.com/office/2018/08/relationships/commentsExtensible" Target="commentsExtensible.xml" Id="Rb024b77471c14b29" /></Relationships>
</file>

<file path=word/_rels/footnotes.xml.rels><?xml version="1.0" encoding="UTF-8" standalone="yes"?>
<Relationships xmlns="http://schemas.openxmlformats.org/package/2006/relationships"><Relationship Id="rId1" Type="http://schemas.openxmlformats.org/officeDocument/2006/relationships/hyperlink" Target="https://www.gouvernement.fr/sites/default/files/contenu/piece-jointe/2023/04/france2030_quantique_rapport_activite_2022_vdef2.pdf"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6e0a1ea-2b11-413c-b1f9-21ecb1fdc111}"/>
      </w:docPartPr>
      <w:docPartBody>
        <w:p w14:paraId="56B1F2AA">
          <w:r>
            <w:rPr>
              <w:rStyle w:val="PlaceholderText"/>
            </w:rPr>
            <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157FD-4CA6-40BF-9848-16304AA8AA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CEA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CHOMAZ Philippe</dc:creator>
  <keywords/>
  <dc:description/>
  <lastModifiedBy>Harold Ollivier</lastModifiedBy>
  <revision>10</revision>
  <dcterms:created xsi:type="dcterms:W3CDTF">2023-11-29T19:37:00.0000000Z</dcterms:created>
  <dcterms:modified xsi:type="dcterms:W3CDTF">2023-12-03T13:32:28.6713609Z</dcterms:modified>
</coreProperties>
</file>