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b38ea1ca876640b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284" w:right="0" w:firstLine="0"/>
        <w:jc w:val="center"/>
        <w:rPr>
          <w:rFonts w:ascii="Marianne" w:hAnsi="Marianne" w:eastAsia="Marianne" w:cs="Marianne"/>
          <w:b w:val="0"/>
          <w:i w:val="0"/>
          <w:smallCaps w:val="1"/>
          <w:strike w:val="0"/>
          <w:color w:val="000000"/>
          <w:sz w:val="24"/>
          <w:szCs w:val="24"/>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color w:val="000000"/>
          <w:sz w:val="24"/>
          <w:szCs w:val="24"/>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color w:val="000000"/>
          <w:sz w:val="24"/>
          <w:szCs w:val="24"/>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Marianne" w:hAnsi="Marianne" w:eastAsia="Marianne" w:cs="Marianne"/>
          <w:b w:val="0"/>
          <w:i w:val="0"/>
          <w:smallCaps w:val="1"/>
          <w:strike w:val="0"/>
          <w:color w:val="000000"/>
          <w:sz w:val="24"/>
          <w:szCs w:val="24"/>
          <w:u w:val="none"/>
          <w:shd w:val="clear" w:fill="auto"/>
          <w:vertAlign w:val="baseline"/>
        </w:rPr>
      </w:pPr>
      <w:r w:rsidRPr="00000000" w:rsidDel="00000000" w:rsidR="00000000">
        <w:rPr>
          <w:rtl w:val="0"/>
        </w:rPr>
      </w:r>
    </w:p>
    <w:tbl>
      <w:tblPr>
        <w:tblStyle w:val="Table1"/>
        <w:tblW w:w="9649.0" w:type="dxa"/>
        <w:jc w:val="center"/>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2818"/>
        <w:gridCol w:w="3394"/>
        <w:gridCol w:w="3437"/>
        <w:tblGridChange w:id="0">
          <w:tblGrid>
            <w:gridCol w:w="2818"/>
            <w:gridCol w:w="3394"/>
            <w:gridCol w:w="3437"/>
          </w:tblGrid>
        </w:tblGridChange>
      </w:tblGrid>
      <w:tr xmlns:wp14="http://schemas.microsoft.com/office/word/2010/wordml" w14:paraId="378D6FEF" wp14:textId="77777777">
        <w:trPr>
          <w:cantSplit w:val="0"/>
          <w:tblHeader w:val="0"/>
        </w:trPr>
        <w:tc>
          <w:tcPr/>
          <w:p w:rsidRPr="00000000" w:rsidR="00000000" w:rsidDel="00000000" w:rsidP="00000000" w:rsidRDefault="00000000" w14:paraId="00000005"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1"/>
                <w:strike w:val="0"/>
                <w:color w:val="000000"/>
                <w:sz w:val="24"/>
                <w:szCs w:val="24"/>
                <w:u w:val="none"/>
                <w:shd w:val="clear" w:fill="auto"/>
                <w:vertAlign w:val="baseline"/>
              </w:rPr>
            </w:pPr>
            <w:r w:rsidRPr="00000000" w:rsidDel="00000000" w:rsidR="00000000">
              <w:rPr>
                <w:rFonts w:ascii="Arial" w:hAnsi="Arial" w:eastAsia="Arial" w:cs="Arial"/>
                <w:b w:val="1"/>
                <w:i w:val="0"/>
                <w:smallCaps w:val="1"/>
                <w:strike w:val="0"/>
                <w:color w:val="000000"/>
                <w:sz w:val="24"/>
                <w:szCs w:val="24"/>
                <w:u w:val="none"/>
                <w:shd w:val="clear" w:fill="auto"/>
                <w:vertAlign w:val="baseline"/>
                <w:rtl w:val="0"/>
              </w:rPr>
              <w:t xml:space="preserve">Le secrétaire général pour l’investissement</w:t>
            </w:r>
          </w:p>
        </w:tc>
        <w:tc>
          <w:tcPr/>
          <w:p w:rsidRPr="00000000" w:rsidR="00000000" w:rsidDel="00000000" w:rsidP="00000000" w:rsidRDefault="00000000" w14:paraId="00000006"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Arial" w:hAnsi="Arial" w:eastAsia="Arial" w:cs="Arial"/>
                <w:b w:val="1"/>
                <w:i w:val="0"/>
                <w:smallCaps w:val="1"/>
                <w:strike w:val="0"/>
                <w:color w:val="000000"/>
                <w:sz w:val="24"/>
                <w:szCs w:val="24"/>
                <w:u w:val="none"/>
                <w:shd w:val="clear" w:fill="auto"/>
                <w:vertAlign w:val="baseline"/>
              </w:rPr>
            </w:pPr>
            <w:r w:rsidRPr="00000000" w:rsidDel="00000000" w:rsidR="00000000">
              <w:rPr>
                <w:rtl w:val="0"/>
              </w:rPr>
            </w:r>
          </w:p>
        </w:tc>
        <w:tc>
          <w:tcPr/>
          <w:p w:rsidRPr="00000000" w:rsidR="00000000" w:rsidDel="00000000" w:rsidP="00000000" w:rsidRDefault="00000000" w14:paraId="00000007"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1"/>
                <w:i w:val="0"/>
                <w:smallCaps w:val="1"/>
                <w:strike w:val="0"/>
                <w:color w:val="000000"/>
                <w:sz w:val="24"/>
                <w:szCs w:val="24"/>
                <w:u w:val="none"/>
                <w:shd w:val="clear" w:fill="auto"/>
                <w:vertAlign w:val="baseline"/>
              </w:rPr>
            </w:pPr>
            <w:r w:rsidRPr="00000000" w:rsidDel="00000000" w:rsidR="00000000">
              <w:rPr>
                <w:rFonts w:ascii="Arial" w:hAnsi="Arial" w:eastAsia="Arial" w:cs="Arial"/>
                <w:b w:val="1"/>
                <w:i w:val="0"/>
                <w:smallCaps w:val="1"/>
                <w:strike w:val="0"/>
                <w:color w:val="000000"/>
                <w:sz w:val="24"/>
                <w:szCs w:val="24"/>
                <w:u w:val="none"/>
                <w:shd w:val="clear" w:fill="auto"/>
                <w:vertAlign w:val="baseline"/>
                <w:rtl w:val="0"/>
              </w:rPr>
              <w:t xml:space="preserve">LA directrice générale De la recherche et de l’innovation</w:t>
            </w:r>
          </w:p>
        </w:tc>
      </w:tr>
    </w:tbl>
    <w:p xmlns:wp14="http://schemas.microsoft.com/office/word/2010/wordml" w:rsidRPr="00000000" w:rsidR="00000000" w:rsidDel="00000000" w:rsidP="00000000" w:rsidRDefault="00000000" w14:paraId="00000008" wp14:textId="77777777">
      <w:pPr>
        <w:ind w:left="5670" w:firstLine="0"/>
        <w:rPr>
          <w:b w:val="1"/>
        </w:rPr>
      </w:pPr>
      <w:r w:rsidRPr="00000000" w:rsidDel="00000000" w:rsidR="00000000">
        <w:rPr>
          <w:rtl w:val="0"/>
        </w:rPr>
      </w:r>
    </w:p>
    <w:p xmlns:wp14="http://schemas.microsoft.com/office/word/2010/wordml" w:rsidRPr="00000000" w:rsidR="00000000" w:rsidDel="00000000" w:rsidP="00000000" w:rsidRDefault="00000000" w14:paraId="00000009" wp14:textId="77777777">
      <w:pPr>
        <w:ind w:left="5670" w:firstLine="0"/>
        <w:rPr>
          <w:b w:val="1"/>
        </w:rPr>
      </w:pPr>
      <w:r w:rsidRPr="00000000" w:rsidDel="00000000" w:rsidR="00000000">
        <w:rPr>
          <w:rtl w:val="0"/>
        </w:rPr>
      </w:r>
    </w:p>
    <w:p xmlns:wp14="http://schemas.microsoft.com/office/word/2010/wordml" w:rsidRPr="00000000" w:rsidR="00000000" w:rsidDel="00000000" w:rsidP="00000000" w:rsidRDefault="00000000" w14:paraId="0000000A" wp14:textId="77777777">
      <w:pPr>
        <w:ind w:left="5670" w:firstLine="0"/>
        <w:rPr>
          <w:b w:val="1"/>
        </w:rPr>
      </w:pPr>
      <w:r w:rsidRPr="00000000" w:rsidDel="00000000" w:rsidR="00000000">
        <w:rPr>
          <w:rtl w:val="0"/>
        </w:rPr>
      </w:r>
    </w:p>
    <w:p xmlns:wp14="http://schemas.microsoft.com/office/word/2010/wordml" w:rsidRPr="00000000" w:rsidR="00000000" w:rsidDel="00000000" w:rsidP="00000000" w:rsidRDefault="00000000" w14:paraId="0000000B" wp14:textId="77777777">
      <w:pPr>
        <w:ind w:left="5670" w:firstLine="0"/>
        <w:jc w:val="center"/>
        <w:rPr>
          <w:b w:val="1"/>
        </w:rPr>
      </w:pPr>
      <w:r w:rsidRPr="00000000" w:rsidDel="00000000" w:rsidR="00000000">
        <w:rPr>
          <w:b w:val="1"/>
          <w:rtl w:val="0"/>
        </w:rPr>
        <w:t xml:space="preserve">Paris, le     </w:t>
      </w:r>
    </w:p>
    <w:p xmlns:wp14="http://schemas.microsoft.com/office/word/2010/wordml" w:rsidRPr="00000000" w:rsidR="00000000" w:rsidDel="00000000" w:rsidP="00000000" w:rsidRDefault="00000000" w14:paraId="0000000C" wp14:textId="77777777">
      <w:pPr>
        <w:ind w:left="5670" w:firstLine="0"/>
        <w:jc w:val="center"/>
        <w:rPr>
          <w:b w:val="1"/>
        </w:rPr>
      </w:pPr>
      <w:r w:rsidRPr="00000000" w:rsidDel="00000000" w:rsidR="00000000">
        <w:rPr>
          <w:rtl w:val="0"/>
        </w:rPr>
      </w:r>
    </w:p>
    <w:p xmlns:wp14="http://schemas.microsoft.com/office/word/2010/wordml" w:rsidRPr="00000000" w:rsidR="00000000" w:rsidDel="00000000" w:rsidP="00000000" w:rsidRDefault="00000000" w14:paraId="0000000D" wp14:textId="77777777">
      <w:pPr>
        <w:rPr>
          <w:b w:val="1"/>
        </w:rPr>
      </w:pPr>
      <w:r w:rsidRPr="00000000" w:rsidDel="00000000" w:rsidR="00000000">
        <w:rPr>
          <w:b w:val="1"/>
          <w:rtl w:val="0"/>
        </w:rPr>
        <w:t xml:space="preserve">                  </w:t>
      </w:r>
    </w:p>
    <w:p xmlns:wp14="http://schemas.microsoft.com/office/word/2010/wordml" w:rsidRPr="00000000" w:rsidR="00000000" w:rsidDel="00000000" w:rsidP="00000000"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none"/>
          <w:shd w:val="clear" w:fill="auto"/>
          <w:vertAlign w:val="baseline"/>
          <w:rtl w:val="0"/>
        </w:rPr>
        <w:t xml:space="preserve">Objet</w:t>
      </w:r>
      <w:r w:rsidRPr="00000000" w:rsidDel="00000000" w:rsidR="00000000">
        <w:rPr>
          <w:rFonts w:ascii="Calibri" w:hAnsi="Calibri" w:eastAsia="Calibri" w:cs="Calibri"/>
          <w:b w:val="1"/>
          <w:i w:val="0"/>
          <w:smallCaps w:val="1"/>
          <w:strike w:val="0"/>
          <w:color w:val="000000"/>
          <w:sz w:val="20"/>
          <w:szCs w:val="20"/>
          <w:u w:val="none"/>
          <w:shd w:val="clear" w:fill="auto"/>
          <w:vertAlign w:val="baseline"/>
          <w:rtl w:val="0"/>
        </w:rPr>
        <w:t xml:space="preserve"> :</w:t>
      </w:r>
      <w:r w:rsidRPr="00000000" w:rsidDel="00000000" w:rsidR="00000000">
        <w:rPr>
          <w:rFonts w:ascii="Calibri" w:hAnsi="Calibri" w:eastAsia="Calibri" w:cs="Calibri"/>
          <w:b w:val="1"/>
          <w:i w:val="0"/>
          <w:smallCaps w:val="0"/>
          <w:strike w:val="0"/>
          <w:color w:val="000000"/>
          <w:sz w:val="20"/>
          <w:szCs w:val="20"/>
          <w:u w:val="none"/>
          <w:shd w:val="clear" w:fill="auto"/>
          <w:vertAlign w:val="baseline"/>
          <w:rtl w:val="0"/>
        </w:rPr>
        <w:t xml:space="preserve"> Grand Défi LSQ – « Large Scale Fault-Tolerant Quantum Computing » </w:t>
      </w:r>
    </w:p>
    <w:p xmlns:wp14="http://schemas.microsoft.com/office/word/2010/wordml" w:rsidRPr="00000000" w:rsidR="00000000" w:rsidDel="00000000" w:rsidP="00000000"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i w:val="0"/>
          <w:smallCaps w:val="0"/>
          <w:strike w:val="0"/>
          <w:color w:val="000000"/>
          <w:sz w:val="20"/>
          <w:szCs w:val="20"/>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0" wp14:textId="77777777">
      <w:pPr>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11" wp14:textId="77777777">
      <w:pPr>
        <w:jc w:val="both"/>
        <w:rPr>
          <w:sz w:val="20"/>
          <w:szCs w:val="20"/>
        </w:rPr>
      </w:pPr>
      <w:r w:rsidRPr="00000000" w:rsidDel="00000000" w:rsidR="00000000">
        <w:rPr>
          <w:sz w:val="20"/>
          <w:szCs w:val="20"/>
          <w:rtl w:val="0"/>
        </w:rPr>
        <w:t xml:space="preserve">Monsieur le Directeur Général,</w:t>
      </w:r>
    </w:p>
    <w:p xmlns:wp14="http://schemas.microsoft.com/office/word/2010/wordml" w:rsidRPr="00000000" w:rsidR="00000000" w:rsidDel="00000000" w:rsidP="00000000" w:rsidRDefault="00000000" w14:paraId="00000012"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13" wp14:textId="77777777">
      <w:pPr>
        <w:spacing w:before="120" w:lineRule="auto"/>
        <w:jc w:val="both"/>
        <w:rPr>
          <w:sz w:val="20"/>
          <w:szCs w:val="20"/>
        </w:rPr>
      </w:pPr>
      <w:r w:rsidRPr="00000000" w:rsidDel="00000000" w:rsidR="00000000">
        <w:rPr>
          <w:sz w:val="20"/>
          <w:szCs w:val="20"/>
          <w:rtl w:val="0"/>
        </w:rPr>
        <w:t xml:space="preserve">Le plan France Relance et le quatrième Programme d’investissements d’avenir (PIA) constituent une opportunité pour positionner la France dans la course des grands défis actuels sur le plan international, dont font partie les technologies quantiques. Pour répondre à l’enjeu de souveraineté que représentent ces technologies, le Président de la République a lancé, le 21 janvier 2021, une stratégie nationale pour les technologies quantiques. </w:t>
      </w:r>
    </w:p>
    <w:sdt>
      <w:sdtPr>
        <w:id w:val="1244761148"/>
        <w:tag w:val="goog_rdk_6"/>
      </w:sdtPr>
      <w:sdtContent>
        <w:p xmlns:wp14="http://schemas.microsoft.com/office/word/2010/wordml" w:rsidRPr="00000000" w:rsidR="00000000" w:rsidDel="00000000" w:rsidP="00000000" w:rsidRDefault="00000000" w14:paraId="00000014" wp14:textId="77777777">
          <w:pPr>
            <w:spacing w:before="120" w:lineRule="auto"/>
            <w:jc w:val="both"/>
            <w:rPr>
              <w:ins w:author="Antoine Gras" w:date="2022-02-04T23:25:00Z" w:id="4"/>
              <w:sz w:val="20"/>
              <w:szCs w:val="20"/>
            </w:rPr>
          </w:pPr>
          <w:r w:rsidRPr="00000000" w:rsidDel="00000000" w:rsidR="00000000">
            <w:rPr>
              <w:sz w:val="20"/>
              <w:szCs w:val="20"/>
              <w:rtl w:val="0"/>
            </w:rPr>
            <w:t xml:space="preserve">Grâce </w:t>
          </w:r>
          <w:sdt>
            <w:sdtPr>
              <w:id w:val="83715289"/>
              <w:tag w:val="goog_rdk_0"/>
            </w:sdtPr>
            <w:sdtContent>
              <w:ins w:author="Harold Ollivier" w:date="2022-02-07T15:56:21Z" w:id="0">
                <w:r w:rsidRPr="00000000" w:rsidDel="00000000" w:rsidR="00000000">
                  <w:rPr>
                    <w:sz w:val="20"/>
                    <w:szCs w:val="20"/>
                    <w:rtl w:val="0"/>
                  </w:rPr>
                  <w:t xml:space="preserve">à l’excellence de sa recherche en physique et en mathématique ainsi qu’à la force de sa</w:t>
                </w:r>
              </w:ins>
            </w:sdtContent>
          </w:sdt>
          <w:sdt>
            <w:sdtPr>
              <w:id w:val="1666123598"/>
              <w:tag w:val="goog_rdk_1"/>
            </w:sdtPr>
            <w:sdtContent>
              <w:del w:author="Harold Ollivier" w:date="2022-02-07T15:56:21Z" w:id="0">
                <w:r w:rsidRPr="00000000" w:rsidDel="00000000" w:rsidR="00000000">
                  <w:rPr>
                    <w:sz w:val="20"/>
                    <w:szCs w:val="20"/>
                    <w:rtl w:val="0"/>
                  </w:rPr>
                  <w:delText xml:space="preserve">à la</w:delText>
                </w:r>
              </w:del>
            </w:sdtContent>
          </w:sdt>
          <w:r w:rsidRPr="00000000" w:rsidDel="00000000" w:rsidR="00000000">
            <w:rPr>
              <w:sz w:val="20"/>
              <w:szCs w:val="20"/>
              <w:rtl w:val="0"/>
            </w:rPr>
            <w:t xml:space="preserve"> filière microélectronique</w:t>
          </w:r>
          <w:sdt>
            <w:sdtPr>
              <w:id w:val="962065343"/>
              <w:tag w:val="goog_rdk_2"/>
            </w:sdtPr>
            <w:sdtContent>
              <w:del w:author="Harold Ollivier" w:date="2022-02-07T15:56:18Z" w:id="1">
                <w:r w:rsidRPr="00000000" w:rsidDel="00000000" w:rsidR="00000000">
                  <w:rPr>
                    <w:sz w:val="20"/>
                    <w:szCs w:val="20"/>
                    <w:rtl w:val="0"/>
                  </w:rPr>
                  <w:delText xml:space="preserve">, et à l’excellence de son écosystème de recherche en physique et en mathématique</w:delText>
                </w:r>
              </w:del>
            </w:sdtContent>
          </w:sdt>
          <w:r w:rsidRPr="00000000" w:rsidDel="00000000" w:rsidR="00000000">
            <w:rPr>
              <w:sz w:val="20"/>
              <w:szCs w:val="20"/>
              <w:rtl w:val="0"/>
            </w:rPr>
            <w:t xml:space="preserve">, la France est l’un des rares pays, avec les Pays-Bas, l’Australie et les Etats-Unis, potentiellement capable</w:t>
          </w:r>
          <w:sdt>
            <w:sdtPr>
              <w:id w:val="1973832529"/>
              <w:tag w:val="goog_rdk_3"/>
            </w:sdtPr>
            <w:sdtContent>
              <w:del w:author="Harold Ollivier" w:date="2022-02-07T15:50:53Z" w:id="2">
                <w:r w:rsidRPr="00000000" w:rsidDel="00000000" w:rsidR="00000000">
                  <w:rPr>
                    <w:sz w:val="20"/>
                    <w:szCs w:val="20"/>
                    <w:rtl w:val="0"/>
                  </w:rPr>
                  <w:delText xml:space="preserve">s</w:delText>
                </w:r>
              </w:del>
            </w:sdtContent>
          </w:sdt>
          <w:r w:rsidRPr="00000000" w:rsidDel="00000000" w:rsidR="00000000">
            <w:rPr>
              <w:sz w:val="20"/>
              <w:szCs w:val="20"/>
              <w:rtl w:val="0"/>
            </w:rPr>
            <w:t xml:space="preserve"> de relever le défi du passage à l’échelle de l’ordinateur quantique </w:t>
          </w:r>
          <w:sdt>
            <w:sdtPr>
              <w:id w:val="2063133571"/>
              <w:tag w:val="goog_rdk_4"/>
            </w:sdtPr>
            <w:sdtContent>
              <w:ins w:author="Harold Ollivier" w:date="2022-02-07T15:51:03Z" w:id="3">
                <w:r w:rsidRPr="00000000" w:rsidDel="00000000" w:rsidR="00000000">
                  <w:rPr>
                    <w:sz w:val="20"/>
                    <w:szCs w:val="20"/>
                    <w:rtl w:val="0"/>
                  </w:rPr>
                  <w:t xml:space="preserve">grâce à la mise en oeuvre d’architectures tolérantes aux fautes </w:t>
                </w:r>
              </w:ins>
            </w:sdtContent>
          </w:sdt>
          <w:r w:rsidRPr="00000000" w:rsidDel="00000000" w:rsidR="00000000">
            <w:rPr>
              <w:sz w:val="20"/>
              <w:szCs w:val="20"/>
              <w:rtl w:val="0"/>
            </w:rPr>
            <w:t xml:space="preserve">(LSQ). </w:t>
          </w:r>
          <w:sdt>
            <w:sdtPr>
              <w:id w:val="2075631642"/>
              <w:tag w:val="goog_rdk_5"/>
            </w:sdtPr>
            <w:sdtContent>
              <w:ins w:author="Antoine Gras" w:date="2022-02-04T23:25:00Z" w:id="4">
                <w:r w:rsidRPr="00000000" w:rsidDel="00000000" w:rsidR="00000000">
                  <w:rPr>
                    <w:rtl w:val="0"/>
                  </w:rPr>
                </w:r>
              </w:ins>
            </w:sdtContent>
          </w:sdt>
        </w:p>
      </w:sdtContent>
    </w:sdt>
    <w:sdt>
      <w:sdtPr>
        <w:id w:val="621184032"/>
        <w:tag w:val="goog_rdk_9"/>
      </w:sdtPr>
      <w:sdtContent>
        <w:p xmlns:wp14="http://schemas.microsoft.com/office/word/2010/wordml" w:rsidRPr="00000000" w:rsidR="00000000" w:rsidDel="00000000" w:rsidP="00000000" w:rsidRDefault="00000000" w14:paraId="00000015" wp14:textId="77777777">
          <w:pPr>
            <w:spacing w:before="120" w:lineRule="auto"/>
            <w:jc w:val="both"/>
            <w:rPr>
              <w:ins w:author="Harold Ollivier" w:date="2022-02-07T16:00:34Z" w:id="5"/>
              <w:sz w:val="20"/>
              <w:szCs w:val="20"/>
            </w:rPr>
          </w:pPr>
          <w:sdt>
            <w:sdtPr>
              <w:id w:val="962260686"/>
              <w:tag w:val="goog_rdk_8"/>
            </w:sdtPr>
            <w:sdtContent>
              <w:ins w:author="Harold Ollivier" w:date="2022-02-07T16:00:34Z" w:id="5">
                <w:r w:rsidRPr="00000000" w:rsidDel="00000000" w:rsidR="00000000">
                  <w:rPr>
                    <w:sz w:val="20"/>
                    <w:szCs w:val="20"/>
                    <w:rtl w:val="0"/>
                  </w:rPr>
                  <w:t xml:space="preserve">Pour cela, il est nécessaire d’assembler de nombreuses expertises dans le but de garantir la capacité à effectuer des opérations logiques élémentaires quasi-parfaites en n’utilisant que des composants physiques imparfaits. Plus précisément, il s’agit de </w:t>
                </w:r>
              </w:ins>
            </w:sdtContent>
          </w:sdt>
        </w:p>
      </w:sdtContent>
    </w:sdt>
    <w:sdt>
      <w:sdtPr>
        <w:id w:val="1876115416"/>
        <w:tag w:val="goog_rdk_12"/>
      </w:sdtPr>
      <w:sdtContent>
        <w:p xmlns:wp14="http://schemas.microsoft.com/office/word/2010/wordml" w:rsidRPr="00000000" w:rsidR="00000000" w:rsidDel="00000000" w:rsidP="00000000" w:rsidRDefault="00000000" w14:paraId="00000016" wp14:textId="77777777">
          <w:pPr>
            <w:numPr>
              <w:ilvl w:val="0"/>
              <w:numId w:val="1"/>
            </w:numPr>
            <w:spacing w:before="120" w:lineRule="auto"/>
            <w:ind w:left="720" w:hanging="360"/>
            <w:jc w:val="both"/>
            <w:rPr>
              <w:ins w:author="Harold Ollivier" w:date="2022-02-07T16:00:34Z" w:id="5"/>
              <w:del w:author="Harold Ollivier" w:date="2022-02-07T16:00:34Z" w:id="5"/>
              <w:sz w:val="20"/>
              <w:szCs w:val="20"/>
              <w:u w:val="none"/>
            </w:rPr>
          </w:pPr>
          <w:sdt>
            <w:sdtPr>
              <w:id w:val="841720617"/>
              <w:tag w:val="goog_rdk_10"/>
            </w:sdtPr>
            <w:sdtContent>
              <w:ins w:author="Harold Ollivier" w:date="2022-02-07T16:00:34Z" w:id="5">
                <w:r w:rsidRPr="00000000" w:rsidDel="00000000" w:rsidR="00000000">
                  <w:rPr>
                    <w:sz w:val="20"/>
                    <w:szCs w:val="20"/>
                    <w:rtl w:val="0"/>
                  </w:rPr>
                  <w:t xml:space="preserve"> </w:t>
                </w:r>
                <w:sdt>
                  <w:sdtPr>
                    <w:id w:val="1853253784"/>
                    <w:tag w:val="goog_rdk_11"/>
                  </w:sdtPr>
                  <w:sdtContent>
                    <w:del w:author="Harold Ollivier" w:date="2022-02-07T16:00:34Z" w:id="5">
                      <w:r w:rsidRPr="00000000" w:rsidDel="00000000" w:rsidR="00000000">
                        <w:rPr>
                          <w:rtl w:val="0"/>
                        </w:rPr>
                      </w:r>
                    </w:del>
                  </w:sdtContent>
                </w:sdt>
              </w:ins>
            </w:sdtContent>
          </w:sdt>
        </w:p>
      </w:sdtContent>
    </w:sdt>
    <w:sdt>
      <w:sdtPr>
        <w:id w:val="171605844"/>
        <w:tag w:val="goog_rdk_15"/>
      </w:sdtPr>
      <w:sdtContent>
        <w:p xmlns:wp14="http://schemas.microsoft.com/office/word/2010/wordml" w:rsidRPr="00000000" w:rsidR="00000000" w:rsidDel="00000000" w:rsidP="00000000" w:rsidRDefault="00000000" w14:paraId="00000017" wp14:textId="77777777">
          <w:pPr>
            <w:spacing w:before="120" w:lineRule="auto"/>
            <w:jc w:val="both"/>
            <w:rPr>
              <w:ins w:author="Harold Ollivier" w:date="2022-02-07T16:00:34Z" w:id="5"/>
              <w:del w:author="Harold Ollivier" w:date="2022-02-07T16:00:34Z" w:id="5"/>
              <w:sz w:val="20"/>
              <w:szCs w:val="20"/>
            </w:rPr>
          </w:pPr>
          <w:sdt>
            <w:sdtPr>
              <w:id w:val="247480944"/>
              <w:tag w:val="goog_rdk_13"/>
            </w:sdtPr>
            <w:sdtContent>
              <w:ins w:author="Harold Ollivier" w:date="2022-02-07T16:00:34Z" w:id="5">
                <w:sdt>
                  <w:sdtPr>
                    <w:id w:val="213548632"/>
                    <w:tag w:val="goog_rdk_14"/>
                  </w:sdtPr>
                  <w:sdtContent>
                    <w:del w:author="Harold Ollivier" w:date="2022-02-07T16:00:34Z" w:id="5">
                      <w:r w:rsidRPr="00000000" w:rsidDel="00000000" w:rsidR="00000000">
                        <w:rPr>
                          <w:rtl w:val="0"/>
                        </w:rPr>
                      </w:r>
                    </w:del>
                  </w:sdtContent>
                </w:sdt>
              </w:ins>
            </w:sdtContent>
          </w:sdt>
        </w:p>
      </w:sdtContent>
    </w:sdt>
    <w:sdt>
      <w:sdtPr>
        <w:id w:val="47491686"/>
        <w:tag w:val="goog_rdk_18"/>
      </w:sdtPr>
      <w:sdtContent>
        <w:p xmlns:wp14="http://schemas.microsoft.com/office/word/2010/wordml" w:rsidRPr="00000000" w:rsidR="00000000" w:rsidDel="00000000" w:rsidP="00000000" w:rsidRDefault="00000000" w14:paraId="00000018" wp14:textId="77777777">
          <w:pPr>
            <w:spacing w:before="120" w:lineRule="auto"/>
            <w:jc w:val="both"/>
            <w:rPr>
              <w:ins w:author="Harold Ollivier" w:date="2022-02-07T16:00:34Z" w:id="5"/>
              <w:del w:author="Harold Ollivier" w:date="2022-02-07T16:00:34Z" w:id="5"/>
              <w:sz w:val="20"/>
              <w:szCs w:val="20"/>
            </w:rPr>
          </w:pPr>
          <w:sdt>
            <w:sdtPr>
              <w:id w:val="1863461986"/>
              <w:tag w:val="goog_rdk_16"/>
            </w:sdtPr>
            <w:sdtContent>
              <w:ins w:author="Harold Ollivier" w:date="2022-02-07T16:00:34Z" w:id="5">
                <w:sdt>
                  <w:sdtPr>
                    <w:id w:val="1110933147"/>
                    <w:tag w:val="goog_rdk_17"/>
                  </w:sdtPr>
                  <w:sdtContent>
                    <w:del w:author="Harold Ollivier" w:date="2022-02-07T16:00:34Z" w:id="5">
                      <w:r w:rsidRPr="00000000" w:rsidDel="00000000" w:rsidR="00000000">
                        <w:rPr>
                          <w:sz w:val="20"/>
                          <w:szCs w:val="20"/>
                          <w:rtl w:val="0"/>
                        </w:rPr>
                        <w:delText xml:space="preserve">de maîtriser la propagation d’erreurs au cours même des procédures élémentaires de manipulation des qubits </w:delText>
                      </w:r>
                    </w:del>
                  </w:sdtContent>
                </w:sdt>
              </w:ins>
            </w:sdtContent>
          </w:sdt>
        </w:p>
      </w:sdtContent>
    </w:sdt>
    <w:sdt>
      <w:sdtPr>
        <w:id w:val="1215954667"/>
        <w:tag w:val="goog_rdk_28"/>
      </w:sdtPr>
      <w:sdtContent>
        <w:p xmlns:wp14="http://schemas.microsoft.com/office/word/2010/wordml" w:rsidRPr="00000000" w:rsidR="00000000" w:rsidDel="00000000" w:rsidP="00000000" w:rsidRDefault="00000000" w14:paraId="00000019" wp14:textId="77777777">
          <w:pPr>
            <w:numPr>
              <w:ilvl w:val="0"/>
              <w:numId w:val="1"/>
            </w:numPr>
            <w:spacing w:before="120" w:after="0" w:lineRule="auto"/>
            <w:ind w:left="720" w:hanging="360"/>
            <w:jc w:val="both"/>
            <w:rPr>
              <w:ins w:author="Harold Ollivier" w:date="2022-02-07T16:21:34Z" w:id="7"/>
              <w:sz w:val="20"/>
              <w:szCs w:val="20"/>
              <w:u w:val="none"/>
            </w:rPr>
          </w:pPr>
          <w:sdt>
            <w:sdtPr>
              <w:id w:val="2056925423"/>
              <w:tag w:val="goog_rdk_22"/>
            </w:sdtPr>
            <w:sdtContent>
              <w:ins w:author="Antoine Gras" w:date="2022-02-04T23:25:00Z" w:id="4">
                <w:sdt>
                  <w:sdtPr>
                    <w:id w:val="1257509114"/>
                    <w:tag w:val="goog_rdk_23"/>
                  </w:sdtPr>
                  <w:sdtContent>
                    <w:del w:author="Harold Ollivier" w:date="2022-02-07T16:00:34Z" w:id="5">
                      <w:r w:rsidRPr="00000000" w:rsidDel="00000000" w:rsidR="00000000">
                        <w:rPr>
                          <w:sz w:val="20"/>
                          <w:szCs w:val="20"/>
                          <w:rtl w:val="0"/>
                        </w:rPr>
                        <w:delText xml:space="preserve">En effet, l’émergence de calculateurs LSQ suppose non seulement de </w:delText>
                      </w:r>
                    </w:del>
                  </w:sdtContent>
                </w:sdt>
              </w:ins>
            </w:sdtContent>
          </w:sdt>
          <w:sdt>
            <w:sdtPr>
              <w:id w:val="1010882402"/>
              <w:tag w:val="goog_rdk_24"/>
            </w:sdtPr>
            <w:sdtContent>
              <w:ins w:author="Harold Ollivier" w:date="2022-02-07T16:00:34Z" w:id="5">
                <w:r w:rsidRPr="00000000" w:rsidDel="00000000" w:rsidR="00000000">
                  <w:rPr>
                    <w:sz w:val="20"/>
                    <w:szCs w:val="20"/>
                    <w:rtl w:val="0"/>
                  </w:rPr>
                  <w:t xml:space="preserve">Maîtriser</w:t>
                </w:r>
              </w:ins>
            </w:sdtContent>
          </w:sdt>
          <w:sdt>
            <w:sdtPr>
              <w:id w:val="1291541606"/>
              <w:tag w:val="goog_rdk_25"/>
            </w:sdtPr>
            <w:sdtContent>
              <w:ins w:author="Antoine Gras" w:date="2022-02-04T23:25:00Z" w:id="4">
                <w:sdt>
                  <w:sdtPr>
                    <w:id w:val="426429852"/>
                    <w:tag w:val="goog_rdk_26"/>
                  </w:sdtPr>
                  <w:sdtContent>
                    <w:del w:author="Harold Ollivier" w:date="2022-02-07T16:22:06Z" w:id="6">
                      <w:r w:rsidRPr="00000000" w:rsidDel="00000000" w:rsidR="00000000">
                        <w:rPr>
                          <w:sz w:val="20"/>
                          <w:szCs w:val="20"/>
                          <w:rtl w:val="0"/>
                        </w:rPr>
                        <w:delText xml:space="preserve">maitriser</w:delText>
                      </w:r>
                    </w:del>
                  </w:sdtContent>
                </w:sdt>
                <w:r w:rsidRPr="00000000" w:rsidDel="00000000" w:rsidR="00000000">
                  <w:rPr>
                    <w:sz w:val="20"/>
                    <w:szCs w:val="20"/>
                    <w:rtl w:val="0"/>
                  </w:rPr>
                  <w:t xml:space="preserve"> la fabrication de qubits physiques individuels</w:t>
                </w:r>
              </w:ins>
            </w:sdtContent>
          </w:sdt>
          <w:sdt>
            <w:sdtPr>
              <w:id w:val="1617669826"/>
              <w:tag w:val="goog_rdk_27"/>
            </w:sdtPr>
            <w:sdtContent>
              <w:ins w:author="Harold Ollivier" w:date="2022-02-07T16:21:34Z" w:id="7">
                <w:r w:rsidRPr="00000000" w:rsidDel="00000000" w:rsidR="00000000">
                  <w:rPr>
                    <w:rtl w:val="0"/>
                  </w:rPr>
                </w:r>
              </w:ins>
            </w:sdtContent>
          </w:sdt>
        </w:p>
      </w:sdtContent>
    </w:sdt>
    <w:sdt>
      <w:sdtPr>
        <w:id w:val="292904100"/>
        <w:tag w:val="goog_rdk_30"/>
      </w:sdtPr>
      <w:sdtContent>
        <w:p xmlns:wp14="http://schemas.microsoft.com/office/word/2010/wordml" w:rsidRPr="00000000" w:rsidR="00000000" w:rsidDel="00000000" w:rsidP="00000000" w:rsidRDefault="00000000" w14:paraId="0000001A" wp14:textId="77777777">
          <w:pPr>
            <w:numPr>
              <w:ilvl w:val="0"/>
              <w:numId w:val="1"/>
            </w:numPr>
            <w:spacing w:before="0" w:after="0" w:lineRule="auto"/>
            <w:ind w:left="720" w:hanging="360"/>
            <w:jc w:val="both"/>
            <w:rPr>
              <w:ins w:author="Harold Ollivier" w:date="2022-02-07T16:21:34Z" w:id="7"/>
              <w:sz w:val="20"/>
              <w:szCs w:val="20"/>
              <w:u w:val="none"/>
            </w:rPr>
          </w:pPr>
          <w:sdt>
            <w:sdtPr>
              <w:id w:val="202933224"/>
              <w:tag w:val="goog_rdk_29"/>
            </w:sdtPr>
            <w:sdtContent>
              <w:ins w:author="Harold Ollivier" w:date="2022-02-07T16:21:34Z" w:id="7">
                <w:r w:rsidRPr="00000000" w:rsidDel="00000000" w:rsidR="00000000">
                  <w:rPr>
                    <w:sz w:val="20"/>
                    <w:szCs w:val="20"/>
                    <w:rtl w:val="0"/>
                  </w:rPr>
                  <w:t xml:space="preserve">Assurer une qualité minimale des opérations élémentaires pour ces qubits</w:t>
                </w:r>
                <w:r w:rsidRPr="00000000" w:rsidDel="00000000" w:rsidR="00000000">
                  <w:rPr>
                    <w:rtl w:val="0"/>
                  </w:rPr>
                </w:r>
              </w:ins>
            </w:sdtContent>
          </w:sdt>
        </w:p>
      </w:sdtContent>
    </w:sdt>
    <w:sdt>
      <w:sdtPr>
        <w:id w:val="104151472"/>
        <w:tag w:val="goog_rdk_32"/>
      </w:sdtPr>
      <w:sdtContent>
        <w:p xmlns:wp14="http://schemas.microsoft.com/office/word/2010/wordml" w:rsidRPr="00000000" w:rsidR="00000000" w:rsidDel="00000000" w:rsidP="00000000" w:rsidRDefault="00000000" w14:paraId="0000001B" wp14:textId="77777777">
          <w:pPr>
            <w:numPr>
              <w:ilvl w:val="0"/>
              <w:numId w:val="1"/>
            </w:numPr>
            <w:spacing w:before="0" w:lineRule="auto"/>
            <w:ind w:left="720" w:hanging="360"/>
            <w:jc w:val="both"/>
            <w:rPr>
              <w:ins w:author="Harold Ollivier" w:date="2022-02-07T16:21:34Z" w:id="7"/>
              <w:sz w:val="20"/>
              <w:szCs w:val="20"/>
              <w:u w:val="none"/>
            </w:rPr>
          </w:pPr>
          <w:sdt>
            <w:sdtPr>
              <w:id w:val="924135989"/>
              <w:tag w:val="goog_rdk_31"/>
            </w:sdtPr>
            <w:sdtContent>
              <w:ins w:author="Harold Ollivier" w:date="2022-02-07T16:21:34Z" w:id="7">
                <w:r w:rsidRPr="00000000" w:rsidDel="00000000" w:rsidR="00000000">
                  <w:rPr>
                    <w:sz w:val="20"/>
                    <w:szCs w:val="20"/>
                    <w:rtl w:val="0"/>
                  </w:rPr>
                  <w:t xml:space="preserve">Trouver les stratégies de correction d’erreur et de manipulation de l’information permettant d’atteindre la qualité d’opérations logiques requise pour l'exécution d’algorithmes avec un grand nombre de portes</w:t>
                </w:r>
              </w:ins>
            </w:sdtContent>
          </w:sdt>
        </w:p>
      </w:sdtContent>
    </w:sdt>
    <w:sdt>
      <w:sdtPr>
        <w:id w:val="908414884"/>
        <w:tag w:val="goog_rdk_34"/>
      </w:sdtPr>
      <w:sdtContent>
        <w:p xmlns:wp14="http://schemas.microsoft.com/office/word/2010/wordml" w:rsidRPr="00000000" w:rsidR="00000000" w:rsidDel="00000000" w:rsidP="00000000" w:rsidRDefault="00000000" w14:paraId="0000001C" wp14:textId="77777777">
          <w:pPr>
            <w:numPr>
              <w:ilvl w:val="0"/>
              <w:numId w:val="1"/>
            </w:numPr>
            <w:spacing w:before="0" w:lineRule="auto"/>
            <w:ind w:left="720" w:hanging="360"/>
            <w:jc w:val="both"/>
            <w:rPr>
              <w:ins w:author="Harold Ollivier" w:date="2022-02-07T16:21:34Z" w:id="7"/>
              <w:sz w:val="20"/>
              <w:szCs w:val="20"/>
              <w:u w:val="none"/>
            </w:rPr>
          </w:pPr>
          <w:sdt>
            <w:sdtPr>
              <w:id w:val="1150127893"/>
              <w:tag w:val="goog_rdk_33"/>
            </w:sdtPr>
            <w:sdtContent>
              <w:ins w:author="Harold Ollivier" w:date="2022-02-07T16:21:34Z" w:id="7">
                <w:r w:rsidRPr="00000000" w:rsidDel="00000000" w:rsidR="00000000">
                  <w:rPr>
                    <w:sz w:val="20"/>
                    <w:szCs w:val="20"/>
                    <w:rtl w:val="0"/>
                  </w:rPr>
                  <w:t xml:space="preserve">Décider d’une implantation physique des qubits ainsi que des unités de contrôle permettant de maintenir les paramètres nécessaires aux stratégies de tolérance aux fautes</w:t>
                </w:r>
              </w:ins>
            </w:sdtContent>
          </w:sdt>
        </w:p>
      </w:sdtContent>
    </w:sdt>
    <w:sdt>
      <w:sdtPr>
        <w:id w:val="1486944575"/>
        <w:tag w:val="goog_rdk_38"/>
      </w:sdtPr>
      <w:sdtContent>
        <w:p xmlns:wp14="http://schemas.microsoft.com/office/word/2010/wordml" w:rsidRPr="00000000" w:rsidR="00000000" w:rsidDel="00000000" w:rsidP="00000000" w:rsidRDefault="00000000" w14:paraId="0000001D" wp14:textId="77777777">
          <w:pPr>
            <w:numPr>
              <w:ilvl w:val="0"/>
              <w:numId w:val="1"/>
            </w:numPr>
            <w:spacing w:before="0" w:lineRule="auto"/>
            <w:ind w:left="720" w:hanging="360"/>
            <w:jc w:val="both"/>
            <w:rPr>
              <w:del w:author="Antoine Gras" w:date="2022-02-04T23:25:00Z" w:id="4"/>
              <w:sz w:val="20"/>
              <w:szCs w:val="20"/>
              <w:u w:val="none"/>
              <w:rPrChange w:author="Harold Ollivier" w:date="2022-02-07T16:00:34Z" w:id="8">
                <w:rPr>
                  <w:sz w:val="20"/>
                  <w:szCs w:val="20"/>
                  <w:u w:val="none"/>
                </w:rPr>
              </w:rPrChange>
            </w:rPr>
            <w:pPrChange w:author="Harold Ollivier" w:date="2022-02-07T16:00:34Z" w:id="0">
              <w:pPr>
                <w:numPr>
                  <w:ilvl w:val="0"/>
                  <w:numId w:val="1"/>
                </w:numPr>
                <w:spacing w:before="0" w:lineRule="auto"/>
                <w:ind w:left="720" w:hanging="360"/>
                <w:jc w:val="both"/>
              </w:pPr>
            </w:pPrChange>
          </w:pPr>
          <w:sdt>
            <w:sdtPr>
              <w:id w:val="894153692"/>
              <w:tag w:val="goog_rdk_35"/>
            </w:sdtPr>
            <w:sdtContent>
              <w:ins w:author="Harold Ollivier" w:date="2022-02-07T16:21:34Z" w:id="7">
                <w:r w:rsidRPr="00000000" w:rsidDel="00000000" w:rsidR="00000000">
                  <w:rPr>
                    <w:sz w:val="20"/>
                    <w:szCs w:val="20"/>
                    <w:rtl w:val="0"/>
                  </w:rPr>
                  <w:t xml:space="preserve">Réaliser physiquement cette architecture </w:t>
                </w:r>
              </w:ins>
            </w:sdtContent>
          </w:sdt>
          <w:r w:rsidRPr="00000000" w:rsidDel="00000000" w:rsidR="00000000">
            <w:rPr>
              <w:sz w:val="20"/>
              <w:szCs w:val="20"/>
              <w:rtl w:val="0"/>
            </w:rPr>
            <w:t xml:space="preserve">en combinant les qubits physiques, les unités de contrôle et de correction d’erreur ainsi que la chaîne de traitement du signal.</w:t>
          </w:r>
          <w:sdt>
            <w:sdtPr>
              <w:id w:val="2108260839"/>
              <w:tag w:val="goog_rdk_36"/>
            </w:sdtPr>
            <w:sdtContent>
              <w:del w:author="Antoine Gras" w:date="2022-02-04T23:25:00Z" w:id="4"/>
              <w:sdt>
                <w:sdtPr>
                  <w:id w:val="1737937468"/>
                  <w:tag w:val="goog_rdk_37"/>
                </w:sdtPr>
                <w:sdtContent>
                  <w:del w:author="Antoine Gras" w:date="2022-02-04T23:25:00Z" w:id="4">
                    <w:r w:rsidRPr="00000000" w:rsidDel="00000000" w:rsidR="00000000">
                      <w:rPr>
                        <w:rtl w:val="0"/>
                      </w:rPr>
                    </w:r>
                  </w:del>
                </w:sdtContent>
              </w:sdt>
              <w:del w:author="Antoine Gras" w:date="2022-02-04T23:25:00Z" w:id="4"/>
            </w:sdtContent>
          </w:sdt>
        </w:p>
      </w:sdtContent>
    </w:sdt>
    <w:p xmlns:wp14="http://schemas.microsoft.com/office/word/2010/wordml" w:rsidRPr="00000000" w:rsidR="00000000" w:rsidDel="00000000" w:rsidP="00000000" w:rsidRDefault="00000000" w14:paraId="0000001E" wp14:textId="77777777">
      <w:pPr>
        <w:spacing w:before="120" w:lineRule="auto"/>
        <w:jc w:val="both"/>
        <w:rPr>
          <w:sz w:val="20"/>
          <w:szCs w:val="20"/>
        </w:rPr>
      </w:pPr>
      <w:r w:rsidRPr="00000000" w:rsidDel="00000000" w:rsidR="00000000">
        <w:rPr>
          <w:sz w:val="20"/>
          <w:szCs w:val="20"/>
          <w:rtl w:val="0"/>
        </w:rPr>
        <w:t xml:space="preserve">Etre en mesure de développer ce type de capacités tout en minimisant les dépendances technologiques externes, souvent à portée extraterritoriale, est un enjeu de souveraineté important auquel la stratégie nationale quantique entend répondre à travers un investissement inédit de 120 M€ par le PIA, dépassant ainsi tous les investissements connus dans le domaine.</w:t>
      </w:r>
    </w:p>
    <w:p xmlns:wp14="http://schemas.microsoft.com/office/word/2010/wordml" w:rsidRPr="00000000" w:rsidR="00000000" w:rsidDel="00000000" w:rsidP="00000000" w:rsidRDefault="00000000" w14:paraId="0000001F" wp14:textId="77777777">
      <w:pPr>
        <w:spacing w:before="120" w:lineRule="auto"/>
        <w:jc w:val="both"/>
        <w:rPr>
          <w:b w:val="1"/>
          <w:sz w:val="20"/>
          <w:szCs w:val="20"/>
        </w:rPr>
      </w:pPr>
      <w:r w:rsidRPr="00000000" w:rsidDel="00000000" w:rsidR="00000000">
        <w:rPr>
          <w:b w:val="1"/>
          <w:sz w:val="20"/>
          <w:szCs w:val="20"/>
          <w:rtl w:val="0"/>
        </w:rPr>
        <w:t xml:space="preserve">En effet, sans développement propre, il n’y a aucune garantie de pouvoir accéder à cette technologie, y compris auprès de nos partenaires internati</w:t>
      </w:r>
      <w:sdt>
        <w:sdtPr>
          <w:id w:val="1474958696"/>
          <w:tag w:val="goog_rdk_39"/>
        </w:sdtPr>
        <w:sdtContent>
          <w:ins w:author="Harold Ollivier" w:date="2022-02-07T15:53:25Z" w:id="9">
            <w:r w:rsidRPr="00000000" w:rsidDel="00000000" w:rsidR="00000000">
              <w:rPr>
                <w:b w:val="1"/>
                <w:sz w:val="20"/>
                <w:szCs w:val="20"/>
                <w:rtl w:val="0"/>
              </w:rPr>
              <w:t xml:space="preserve">o</w:t>
            </w:r>
          </w:ins>
        </w:sdtContent>
      </w:sdt>
      <w:r w:rsidRPr="00000000" w:rsidDel="00000000" w:rsidR="00000000">
        <w:rPr>
          <w:b w:val="1"/>
          <w:sz w:val="20"/>
          <w:szCs w:val="20"/>
          <w:rtl w:val="0"/>
        </w:rPr>
        <w:t xml:space="preserve">naux.</w:t>
      </w:r>
    </w:p>
    <w:p xmlns:wp14="http://schemas.microsoft.com/office/word/2010/wordml" w:rsidRPr="00000000" w:rsidR="00000000" w:rsidDel="00000000" w:rsidP="00000000" w:rsidRDefault="00000000" w14:paraId="00000020" wp14:textId="4B6B85A3">
      <w:pPr>
        <w:spacing w:before="120" w:lineRule="auto"/>
        <w:jc w:val="both"/>
        <w:rPr>
          <w:sz w:val="22"/>
          <w:szCs w:val="22"/>
        </w:rPr>
      </w:pPr>
      <w:r w:rsidRPr="35F91738" w:rsidR="35F91738">
        <w:rPr>
          <w:sz w:val="20"/>
          <w:szCs w:val="20"/>
        </w:rPr>
        <w:t xml:space="preserve">Au regard des forts enjeux de souveraineté que constitue le développement de l’ordinateur quantique qui passe à l’échelle, et du rôle pivot que joue l’IRT </w:t>
      </w:r>
      <w:proofErr w:type="spellStart"/>
      <w:r w:rsidRPr="35F91738" w:rsidR="35F91738">
        <w:rPr>
          <w:sz w:val="20"/>
          <w:szCs w:val="20"/>
        </w:rPr>
        <w:t>Nanoelec</w:t>
      </w:r>
      <w:proofErr w:type="spellEnd"/>
      <w:r w:rsidRPr="35F91738" w:rsidR="35F91738">
        <w:rPr>
          <w:sz w:val="20"/>
          <w:szCs w:val="20"/>
        </w:rPr>
        <w:t xml:space="preserve"> entre les acteurs académiques et industriels de la micro-électronique, l’état souhaite vous confier la mission d’instruire</w:t>
      </w:r>
      <w:ins w:author="Harold Ollivier" w:date="2022-02-07T18:10:54.835Z" w:id="905516856">
        <w:r w:rsidRPr="35F91738" w:rsidR="35F91738">
          <w:rPr>
            <w:sz w:val="20"/>
            <w:szCs w:val="20"/>
            <w:rtl w:val="0"/>
          </w:rPr>
          <w:t xml:space="preserve"> et de </w:t>
        </w:r>
      </w:ins>
      <w:ins w:author="Harold Ollivier" w:date="2022-02-07T18:11:05.661Z" w:id="1953599874">
        <w:r w:rsidRPr="35F91738" w:rsidR="35F91738">
          <w:rPr>
            <w:sz w:val="20"/>
            <w:szCs w:val="20"/>
            <w:rtl w:val="0"/>
          </w:rPr>
          <w:t>déployer</w:t>
        </w:r>
      </w:ins>
      <w:r w:rsidRPr="35F91738" w:rsidR="35F91738">
        <w:rPr>
          <w:sz w:val="20"/>
          <w:szCs w:val="20"/>
        </w:rPr>
        <w:t xml:space="preserve"> les voies et moyens </w:t>
      </w:r>
      <w:ins w:author="Harold Ollivier" w:date="2022-02-07T18:11:30.287Z" w:id="534584710">
        <w:r w:rsidRPr="35F91738" w:rsidR="35F91738">
          <w:rPr>
            <w:sz w:val="20"/>
            <w:szCs w:val="20"/>
            <w:rtl w:val="0"/>
          </w:rPr>
          <w:t xml:space="preserve">requis pour </w:t>
        </w:r>
      </w:ins>
      <w:del w:author="Harold Ollivier" w:date="2022-02-07T19:25:08.923Z" w:id="63318776">
        <w:r w:rsidRPr="35F91738" w:rsidDel="35F91738">
          <w:rPr>
            <w:sz w:val="20"/>
            <w:szCs w:val="20"/>
            <w:rtl w:val="0"/>
          </w:rPr>
          <w:delText>permettant</w:delText>
        </w:r>
      </w:del>
      <w:ins w:author="Harold Ollivier" w:date="2022-02-07T19:25:23.012Z" w:id="329339721">
        <w:r w:rsidRPr="35F91738" w:rsidR="35F91738">
          <w:rPr>
            <w:sz w:val="20"/>
            <w:szCs w:val="20"/>
            <w:rtl w:val="0"/>
          </w:rPr>
          <w:t>préfigurer le passage à l’échelle d’</w:t>
        </w:r>
      </w:ins>
      <w:ins w:author="Harold Ollivier" w:date="2022-02-07T18:10:46.544Z" w:id="1684789906">
        <w:r w:rsidRPr="35F91738" w:rsidR="35F91738">
          <w:rPr>
            <w:sz w:val="20"/>
            <w:szCs w:val="20"/>
            <w:rtl w:val="0"/>
          </w:rPr>
          <w:t xml:space="preserve">une ou plusieurs </w:t>
        </w:r>
        <w:r w:rsidRPr="35F91738" w:rsidR="35F91738">
          <w:rPr>
            <w:sz w:val="20"/>
            <w:szCs w:val="20"/>
            <w:rtl w:val="0"/>
          </w:rPr>
          <w:t xml:space="preserve">architectures </w:t>
        </w:r>
      </w:ins>
      <w:del w:author="Harold Ollivier" w:date="2022-02-07T18:12:08.149Z" w:id="1902424412">
        <w:r w:rsidRPr="35F91738" w:rsidDel="35F91738">
          <w:rPr>
            <w:sz w:val="20"/>
            <w:szCs w:val="20"/>
            <w:rtl w:val="0"/>
          </w:rPr>
          <w:delText xml:space="preserve"> </w:delText>
        </w:r>
      </w:del>
      <w:ins w:author="Harold Ollivier" w:date="2022-02-07T18:12:08.239Z" w:id="1950552050">
        <w:r w:rsidRPr="35F91738" w:rsidR="35F91738">
          <w:rPr>
            <w:sz w:val="20"/>
            <w:szCs w:val="20"/>
            <w:rtl w:val="0"/>
          </w:rPr>
          <w:t>d’</w:t>
        </w:r>
      </w:ins>
      <w:ins w:author="Harold Ollivier" w:date="2022-02-07T18:08:43.961Z" w:id="1080249750">
        <w:r w:rsidRPr="35F91738" w:rsidR="35F91738">
          <w:rPr>
            <w:sz w:val="20"/>
            <w:szCs w:val="20"/>
            <w:rtl w:val="0"/>
          </w:rPr>
          <w:t>ordinateur</w:t>
        </w:r>
        <w:r w:rsidRPr="35F91738" w:rsidR="35F91738">
          <w:rPr>
            <w:sz w:val="20"/>
            <w:szCs w:val="20"/>
            <w:rtl w:val="0"/>
          </w:rPr>
          <w:t xml:space="preserve"> quantique</w:t>
        </w:r>
      </w:ins>
      <w:ins w:author="Harold Ollivier" w:date="2022-02-07T18:19:48.283Z" w:id="1267357769">
        <w:r w:rsidRPr="35F91738" w:rsidR="35F91738">
          <w:rPr>
            <w:sz w:val="20"/>
            <w:szCs w:val="20"/>
            <w:rtl w:val="0"/>
          </w:rPr>
          <w:t xml:space="preserve">. Vous veillerez en outre </w:t>
        </w:r>
      </w:ins>
      <w:ins w:author="Harold Ollivier" w:date="2022-02-07T18:08:43.961Z" w:id="30403273">
        <w:r w:rsidRPr="35F91738" w:rsidR="35F91738">
          <w:rPr>
            <w:sz w:val="20"/>
            <w:szCs w:val="20"/>
            <w:rtl w:val="0"/>
          </w:rPr>
          <w:t xml:space="preserve">à </w:t>
        </w:r>
      </w:ins>
      <w:del w:author="Harold Ollivier" w:date="2022-02-07T18:08:45.808Z" w:id="1271310089">
        <w:r w:rsidRPr="35F91738" w:rsidDel="35F91738">
          <w:rPr>
            <w:sz w:val="20"/>
            <w:szCs w:val="20"/>
            <w:rtl w:val="0"/>
          </w:rPr>
          <w:delText xml:space="preserve">de </w:delText>
        </w:r>
      </w:del>
      <w:r w:rsidRPr="35F91738" w:rsidR="35F91738">
        <w:rPr>
          <w:sz w:val="20"/>
          <w:szCs w:val="20"/>
        </w:rPr>
        <w:t xml:space="preserve">renforcer la souveraineté française dans </w:t>
      </w:r>
      <w:ins w:author="Harold Ollivier" w:date="2022-02-07T18:08:53.399Z" w:id="1464363036">
        <w:r w:rsidRPr="35F91738" w:rsidR="35F91738">
          <w:rPr>
            <w:sz w:val="20"/>
            <w:szCs w:val="20"/>
            <w:rtl w:val="0"/>
          </w:rPr>
          <w:t>c</w:t>
        </w:r>
      </w:ins>
      <w:del w:author="Harold Ollivier" w:date="2022-02-07T18:08:53.295Z" w:id="1720210840">
        <w:r w:rsidRPr="35F91738" w:rsidDel="35F91738">
          <w:rPr>
            <w:sz w:val="20"/>
            <w:szCs w:val="20"/>
            <w:rtl w:val="0"/>
          </w:rPr>
          <w:delText>l</w:delText>
        </w:r>
      </w:del>
      <w:r w:rsidRPr="35F91738" w:rsidR="35F91738">
        <w:rPr>
          <w:sz w:val="20"/>
          <w:szCs w:val="20"/>
        </w:rPr>
        <w:t>e domaine</w:t>
      </w:r>
      <w:del w:author="Harold Ollivier" w:date="2022-02-07T18:09:03.476Z" w:id="1725653821">
        <w:r w:rsidRPr="35F91738" w:rsidDel="35F91738">
          <w:rPr>
            <w:sz w:val="20"/>
            <w:szCs w:val="20"/>
            <w:rtl w:val="0"/>
          </w:rPr>
          <w:delText xml:space="preserve"> du calcul quantique passant à l’échelle  </w:delText>
        </w:r>
      </w:del>
      <w:ins w:author="Harold Ollivier" w:date="2022-02-07T18:09:04.955Z" w:id="2095386128">
        <w:r w:rsidRPr="35F91738" w:rsidR="35F91738">
          <w:rPr>
            <w:sz w:val="20"/>
            <w:szCs w:val="20"/>
            <w:rtl w:val="0"/>
          </w:rPr>
          <w:t xml:space="preserve"> </w:t>
        </w:r>
      </w:ins>
      <w:proofErr w:type="gramStart"/>
      <w:r w:rsidRPr="35F91738" w:rsidR="35F91738">
        <w:rPr>
          <w:sz w:val="20"/>
          <w:szCs w:val="20"/>
        </w:rPr>
        <w:t>avec</w:t>
      </w:r>
      <w:proofErr w:type="gramEnd"/>
      <w:r w:rsidRPr="35F91738" w:rsidR="35F91738">
        <w:rPr>
          <w:sz w:val="20"/>
          <w:szCs w:val="20"/>
        </w:rPr>
        <w:t xml:space="preserve"> l’ambition de faire émerger un ou plusieurs acteurs de rang mondial </w:t>
      </w:r>
      <w:del w:author="Harold Ollivier" w:date="2022-02-07T18:09:21.458Z" w:id="1036324740">
        <w:r w:rsidRPr="35F91738" w:rsidDel="35F91738">
          <w:rPr>
            <w:sz w:val="20"/>
            <w:szCs w:val="20"/>
            <w:rtl w:val="0"/>
          </w:rPr>
          <w:delText>dans le domaine</w:delText>
        </w:r>
      </w:del>
      <w:r w:rsidRPr="35F91738" w:rsidR="35F91738">
        <w:rPr>
          <w:sz w:val="22"/>
          <w:szCs w:val="22"/>
        </w:rPr>
        <w:t>.</w:t>
      </w:r>
    </w:p>
    <w:p xmlns:wp14="http://schemas.microsoft.com/office/word/2010/wordml" w:rsidRPr="00000000" w:rsidR="00000000" w:rsidDel="00000000" w:rsidP="00000000" w:rsidRDefault="00000000" w14:paraId="00000021" wp14:textId="77777777">
      <w:pPr>
        <w:spacing w:before="120" w:lineRule="auto"/>
        <w:jc w:val="both"/>
        <w:rPr>
          <w:sz w:val="20"/>
          <w:szCs w:val="20"/>
        </w:rPr>
      </w:pPr>
      <w:r w:rsidRPr="00000000" w:rsidDel="00000000" w:rsidR="00000000">
        <w:rPr>
          <w:sz w:val="20"/>
          <w:szCs w:val="20"/>
          <w:rtl w:val="0"/>
        </w:rPr>
        <w:t xml:space="preserve">Ce programme se répartit en quatre actions comme suit :</w:t>
      </w:r>
    </w:p>
    <w:p xmlns:wp14="http://schemas.microsoft.com/office/word/2010/wordml" w:rsidRPr="00000000" w:rsidR="00000000" w:rsidDel="00000000" w:rsidP="00000000" w:rsidRDefault="00000000" w14:paraId="00000022"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120" w:after="200" w:line="276" w:lineRule="auto"/>
        <w:ind w:left="720" w:right="0" w:hanging="360"/>
        <w:jc w:val="both"/>
        <w:rPr>
          <w:rFonts w:ascii="Calibri" w:hAnsi="Calibri" w:eastAsia="Calibri" w:cs="Calibri"/>
          <w:b w:val="1"/>
          <w:i w:val="0"/>
          <w:smallCaps w:val="0"/>
          <w:strike w:val="0"/>
          <w:color w:val="000000"/>
          <w:sz w:val="20"/>
          <w:szCs w:val="20"/>
          <w:u w:val="singl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single"/>
          <w:shd w:val="clear" w:fill="auto"/>
          <w:vertAlign w:val="baseline"/>
          <w:rtl w:val="0"/>
        </w:rPr>
        <w:t xml:space="preserve">Action n° 1 : conception d’une plateforme matérielle pour le contrôle de qubits à l’état solide</w:t>
      </w:r>
    </w:p>
    <w:sdt>
      <w:sdtPr>
        <w:id w:val="1196055793"/>
        <w:tag w:val="goog_rdk_48"/>
      </w:sdtPr>
      <w:sdtContent>
        <w:p xmlns:wp14="http://schemas.microsoft.com/office/word/2010/wordml" w:rsidRPr="00000000" w:rsidR="00000000" w:rsidDel="00000000" w:rsidP="35F91738" w:rsidRDefault="00000000" w14:paraId="3F8337BB" wp14:textId="3E449AF2">
          <w:pPr>
            <w:keepNext w:val="0"/>
            <w:keepLines w:val="0"/>
            <w:pageBreakBefore w:val="0"/>
            <w:widowControl w:val="1"/>
            <w:spacing w:before="115" w:after="0" w:line="240" w:lineRule="auto"/>
            <w:ind w:left="720" w:right="0" w:firstLine="0"/>
            <w:jc w:val="both"/>
            <w:rPr>
              <w:rFonts w:ascii="Times New Roman" w:hAnsi="Times New Roman" w:eastAsia="Times New Roman" w:cs="Times New Roman"/>
              <w:b w:val="0"/>
              <w:bCs w:val="0"/>
              <w:i w:val="0"/>
              <w:iCs w:val="0"/>
              <w:caps w:val="0"/>
              <w:smallCaps w:val="0"/>
              <w:strike w:val="0"/>
              <w:dstrike w:val="0"/>
              <w:color w:val="000000" w:themeColor="text1" w:themeTint="FF" w:themeShade="FF"/>
              <w:u w:val="none"/>
              <w:vertAlign w:val="baseline"/>
            </w:rPr>
            <w:pPrChange w:author="Antoine Gras" w:date="2022-02-02T19:06:00Z" w:id="1800979077">
              <w:pPr>
                <w:spacing w:before="120" w:lineRule="auto"/>
                <w:ind w:left="720" w:firstLine="0"/>
                <w:jc w:val="both"/>
              </w:pPr>
            </w:pPrChange>
          </w:pPr>
          <w:r w:rsidRPr="00000000" w:rsidDel="00000000" w:rsidR="00000000">
            <w:rPr>
              <w:sz w:val="20"/>
              <w:szCs w:val="20"/>
            </w:rPr>
            <w:t xml:space="preserve">L’objectif est de concevoir et développer une architecture tolérante aux fautes pour les qubits à l’état solide. Vous vous attacherez à couvrir un spectre large, de la conception de microarchitectures au plus proche des qubits en prenant en compte l’ensemble des contraintes propres, notamment cryogénique, jusqu’à l’intégration de solutions de correction d’erreur avancées. Pour </w:t>
          </w:r>
          <w:sdt>
            <w:sdtPr>
              <w:id w:val="194773759"/>
              <w:tag w:val="goog_rdk_40"/>
              <w:placeholder>
                <w:docPart w:val="DefaultPlaceholder_1081868574"/>
              </w:placeholder>
            </w:sdtPr>
            <w:sdtContent>
              <w:ins w:author="Harold Ollivier" w:date="2022-02-07T15:54:04Z" w:id="852924746">
                <w:r w:rsidRPr="35F91738" w:rsidR="35F91738">
                  <w:rPr>
                    <w:sz w:val="20"/>
                    <w:szCs w:val="20"/>
                    <w:rtl w:val="0"/>
                  </w:rPr>
                  <w:t>c</w:t>
                </w:r>
              </w:ins>
            </w:sdtContent>
          </w:sdt>
          <w:sdt>
            <w:sdtPr>
              <w:id w:val="1074847226"/>
              <w:tag w:val="goog_rdk_41"/>
              <w:placeholder>
                <w:docPart w:val="DefaultPlaceholder_1081868574"/>
              </w:placeholder>
            </w:sdtPr>
            <w:sdtContent>
              <w:del w:author="Harold Ollivier" w:date="2022-02-07T15:54:04Z" w:id="592656381">
                <w:r w:rsidRPr="35F91738" w:rsidDel="35F91738">
                  <w:rPr>
                    <w:sz w:val="20"/>
                    <w:szCs w:val="20"/>
                    <w:rtl w:val="0"/>
                  </w:rPr>
                  <w:delText>s</w:delText>
                </w:r>
              </w:del>
            </w:sdtContent>
          </w:sdt>
          <w:proofErr w:type="gramStart"/>
          <w:r w:rsidRPr="00000000" w:rsidDel="00000000" w:rsidR="00000000">
            <w:rPr>
              <w:sz w:val="20"/>
              <w:szCs w:val="20"/>
            </w:rPr>
            <w:t xml:space="preserve">e</w:t>
          </w:r>
          <w:proofErr w:type="gramEnd"/>
          <w:r w:rsidRPr="00000000" w:rsidDel="00000000" w:rsidR="00000000">
            <w:rPr>
              <w:sz w:val="20"/>
              <w:szCs w:val="20"/>
            </w:rPr>
            <w:t xml:space="preserve"> faire, seront développées des briques génériques, </w:t>
          </w:r>
          <w:sdt>
            <w:sdtPr>
              <w:id w:val="1332963738"/>
              <w:tag w:val="goog_rdk_42"/>
              <w:placeholder>
                <w:docPart w:val="DefaultPlaceholder_1081868574"/>
              </w:placeholder>
            </w:sdtPr>
            <w:sdtContent>
              <w:r w:rsidRPr="35F91738" w:rsidR="35F91738">
                <w:rPr>
                  <w:sz w:val="20"/>
                  <w:szCs w:val="20"/>
                </w:rPr>
                <w:t xml:space="preserve">si possible </w:t>
              </w:r>
              <w:ins w:author="Antoine Gras" w:date="2022-02-02T19:06:00Z" w:id="229059770">
                <w:r w:rsidRPr="35F91738" w:rsidR="35F91738">
                  <w:rPr>
                    <w:sz w:val="20"/>
                    <w:szCs w:val="20"/>
                    <w:rtl w:val="0"/>
                  </w:rPr>
                  <w:t>compatibles avec les différentes technologies de q</w:t>
                </w:r>
              </w:ins>
            </w:sdtContent>
          </w:sdt>
          <w:sdt>
            <w:sdtPr>
              <w:id w:val="486513059"/>
              <w:tag w:val="goog_rdk_43"/>
              <w:placeholder>
                <w:docPart w:val="DefaultPlaceholder_1081868574"/>
              </w:placeholder>
            </w:sdtPr>
            <w:sdtContent>
              <w:ins w:author="Harold Ollivier" w:date="2022-02-07T15:54:16Z" w:id="447752978">
                <w:r w:rsidRPr="35F91738" w:rsidR="35F91738">
                  <w:rPr>
                    <w:sz w:val="20"/>
                    <w:szCs w:val="20"/>
                    <w:rtl w:val="0"/>
                  </w:rPr>
                  <w:t>u</w:t>
                </w:r>
              </w:ins>
            </w:sdtContent>
          </w:sdt>
          <w:sdt>
            <w:sdtPr>
              <w:id w:val="139982559"/>
              <w:tag w:val="goog_rdk_44"/>
              <w:placeholder>
                <w:docPart w:val="DefaultPlaceholder_1081868574"/>
              </w:placeholder>
            </w:sdtPr>
            <w:sdtContent>
              <w:ins w:author="Antoine Gras" w:date="2022-02-02T19:06:00Z" w:id="688409406">
                <w:r w:rsidRPr="35F91738" w:rsidR="35F91738">
                  <w:rPr>
                    <w:sz w:val="20"/>
                    <w:szCs w:val="20"/>
                    <w:rtl w:val="0"/>
                  </w:rPr>
                  <w:t>bits</w:t>
                </w:r>
              </w:ins>
            </w:sdtContent>
          </w:sdt>
          <w:sdt>
            <w:sdtPr>
              <w:id w:val="856006105"/>
              <w:tag w:val="goog_rdk_45"/>
              <w:placeholder>
                <w:docPart w:val="DefaultPlaceholder_1081868574"/>
              </w:placeholder>
            </w:sdtPr>
            <w:sdtContent>
              <w:del w:author="Antoine Gras" w:date="2022-02-02T19:06:00Z" w:id="6450555">
                <w:r w:rsidRPr="35F91738" w:rsidDel="35F91738">
                  <w:rPr>
                    <w:sz w:val="20"/>
                    <w:szCs w:val="20"/>
                    <w:rtl w:val="0"/>
                  </w:rPr>
                  <w:delText>indépendantes des technologies de qbits,</w:delText>
                </w:r>
              </w:del>
            </w:sdtContent>
          </w:sdt>
          <w:r w:rsidRPr="00000000" w:rsidDel="00000000" w:rsidR="00000000">
            <w:rPr>
              <w:sz w:val="20"/>
              <w:szCs w:val="20"/>
            </w:rPr>
            <w:t xml:space="preserve">. L’ambition est de fournir à la fin du programme: </w:t>
          </w:r>
        </w:p>
        <w:p xmlns:wp14="http://schemas.microsoft.com/office/word/2010/wordml" w:rsidRPr="00000000" w:rsidR="00000000" w:rsidDel="00000000" w:rsidP="35F91738" w:rsidRDefault="00000000" wp14:textId="77777777" w14:paraId="26250DC9">
          <w:pPr>
            <w:pStyle w:val="ListParagraph"/>
            <w:keepNext w:val="0"/>
            <w:keepLines w:val="0"/>
            <w:pageBreakBefore w:val="0"/>
            <w:widowControl w:val="1"/>
            <w:numPr>
              <w:ilvl w:val="1"/>
              <w:numId w:val="4"/>
            </w:numPr>
            <w:spacing w:before="115" w:after="0" w:line="240" w:lineRule="auto"/>
            <w:ind w:right="0"/>
            <w:jc w:val="both"/>
            <w:rPr>
              <w:rFonts w:ascii="Calibri" w:hAnsi="Calibri" w:eastAsia="Calibri" w:cs="Calibri"/>
              <w:sz w:val="20"/>
              <w:szCs w:val="20"/>
              <w:rtl w:val="0"/>
            </w:rPr>
            <w:pPrChange w:author="Harold Ollivier" w:date="2022-02-07T19:23:33.204Z" w:id="834278819">
              <w:pPr>
                <w:spacing w:before="115" w:after="0" w:line="240" w:lineRule="auto"/>
                <w:ind w:left="720" w:right="0" w:firstLine="0"/>
                <w:jc w:val="both"/>
              </w:pPr>
            </w:pPrChange>
          </w:pPr>
          <w:r w:rsidRPr="00000000" w:rsidDel="00000000" w:rsidR="00000000">
            <w:rPr>
              <w:sz w:val="20"/>
              <w:szCs w:val="20"/>
            </w:rPr>
            <w:t xml:space="preserve">une preuve de concept complète d’architecture fonctionnelle adressant l’ensemble des besoins pour le passage à l’échelle ;</w:t>
          </w:r>
        </w:p>
        <w:p xmlns:wp14="http://schemas.microsoft.com/office/word/2010/wordml" w:rsidRPr="00000000" w:rsidR="00000000" w:rsidDel="00000000" w:rsidP="35F91738" w:rsidRDefault="00000000" w14:paraId="48B90869" wp14:textId="26CB3A5B">
          <w:pPr>
            <w:pStyle w:val="ListParagraph"/>
            <w:keepNext w:val="0"/>
            <w:keepLines w:val="0"/>
            <w:pageBreakBefore w:val="0"/>
            <w:widowControl w:val="1"/>
            <w:numPr>
              <w:ilvl w:val="1"/>
              <w:numId w:val="4"/>
            </w:numPr>
            <w:spacing w:before="115" w:after="0" w:line="240" w:lineRule="auto"/>
            <w:ind w:right="0"/>
            <w:jc w:val="both"/>
            <w:rPr>
              <w:caps w:val="0"/>
              <w:smallCaps w:val="0"/>
              <w:sz w:val="20"/>
              <w:szCs w:val="20"/>
              <w:u w:val="none"/>
            </w:rPr>
            <w:pPrChange w:author="Harold Ollivier" w:date="2022-02-07T19:23:54.976Z" w:id="545223366">
              <w:pPr>
                <w:spacing w:before="120" w:lineRule="auto"/>
                <w:ind/>
              </w:pPr>
            </w:pPrChange>
          </w:pPr>
          <w:r w:rsidRPr="35F91738" w:rsidR="35F91738">
            <w:rPr>
              <w:sz w:val="20"/>
              <w:szCs w:val="20"/>
            </w:rPr>
            <w:t>U</w:t>
          </w:r>
          <w:sdt>
            <w:sdtPr>
              <w:id w:val="1324672893"/>
              <w:tag w:val="goog_rdk_46"/>
              <w:placeholder>
                <w:docPart w:val="DefaultPlaceholder_1081868574"/>
              </w:placeholder>
            </w:sdtPr>
            <w:sdtContent/>
          </w:sdt>
          <w:ins w:author="Antoine Gras" w:date="2022-02-02T19:06:00Z" w:id="1249701868">
            <w:r w:rsidRPr="35F91738" w:rsidR="35F91738">
              <w:rPr>
                <w:sz w:val="20"/>
                <w:szCs w:val="20"/>
                <w:rtl w:val="0"/>
              </w:rPr>
              <w:t>ne projection des performances (fidélité, vitesse, universalité</w:t>
            </w:r>
          </w:ins>
          <w:r w:rsidRPr="35F91738" w:rsidR="35F91738">
            <w:rPr>
              <w:sz w:val="20"/>
              <w:szCs w:val="20"/>
            </w:rPr>
            <w:t>, etc.</w:t>
          </w:r>
          <w:ins w:author="Antoine Gras" w:date="2022-02-02T19:06:00Z" w:id="629603967">
            <w:r w:rsidRPr="35F91738" w:rsidR="35F91738">
              <w:rPr>
                <w:sz w:val="20"/>
                <w:szCs w:val="20"/>
                <w:rtl w:val="0"/>
              </w:rPr>
              <w:t xml:space="preserve">) des différentes </w:t>
            </w:r>
          </w:ins>
          <w:r w:rsidRPr="35F91738" w:rsidR="35F91738">
            <w:rPr>
              <w:sz w:val="20"/>
              <w:szCs w:val="20"/>
            </w:rPr>
            <w:t>solutions retenues dans une configuration LSQ</w:t>
          </w:r>
          <w:ins w:author="Antoine Gras" w:date="2022-02-02T19:06:00Z" w:id="133749805">
            <w:r w:rsidRPr="35F91738" w:rsidR="35F91738">
              <w:rPr>
                <w:sz w:val="20"/>
                <w:szCs w:val="20"/>
                <w:rtl w:val="0"/>
              </w:rPr>
              <w:t xml:space="preserve">. </w:t>
            </w:r>
          </w:ins>
        </w:p>
        <w:p xmlns:wp14="http://schemas.microsoft.com/office/word/2010/wordml" w:rsidRPr="00000000" w:rsidR="00000000" w:rsidDel="00000000" w:rsidP="35F91738" w:rsidRDefault="00000000" w14:paraId="00000023" wp14:textId="6F596A0C">
          <w:pPr>
            <w:pStyle w:val="Normal"/>
            <w:keepNext w:val="0"/>
            <w:keepLines w:val="0"/>
            <w:pageBreakBefore w:val="0"/>
            <w:widowControl w:val="1"/>
            <w:spacing w:before="115" w:after="0" w:line="240" w:lineRule="auto"/>
            <w:ind w:left="0" w:right="0" w:firstLine="72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rPrChange w:author="Antoine Gras" w:date="2022-02-02T19:06:00Z" w:id="1208442708">
                <w:rPr>
                  <w:sz w:val="20"/>
                  <w:szCs w:val="20"/>
                </w:rPr>
              </w:rPrChange>
            </w:rPr>
            <w:pPrChange w:author="Harold Ollivier" w:date="2022-02-07T19:24:29.356Z" w:id="1298270358">
              <w:pPr>
                <w:spacing w:before="120" w:lineRule="auto"/>
                <w:ind/>
              </w:pPr>
            </w:pPrChange>
          </w:pPr>
          <w:sdt>
            <w:sdtPr>
              <w:id w:val="717618945"/>
              <w:tag w:val="goog_rdk_46"/>
              <w:placeholder>
                <w:docPart w:val="DefaultPlaceholder_1081868574"/>
              </w:placeholder>
            </w:sdtPr>
            <w:sdtContent>
              <w:ins w:author="Antoine Gras" w:date="2022-02-02T19:06:00Z" w:id="13">
                <w:r w:rsidRPr="00000000" w:rsidDel="00000000" w:rsidR="00000000">
                  <w:rPr>
                    <w:sz w:val="20"/>
                    <w:szCs w:val="20"/>
                    <w:rtl w:val="0"/>
                  </w:rPr>
                  <w:t xml:space="preserve">Ces travaux devront inclure une projection des performances (fidélité, vitesse, universalité) des différentes architectures. </w:t>
                </w:r>
              </w:ins>
              <w:r w:rsidRPr="35F91738" w:rsidR="35F91738">
                <w:rPr>
                  <w:sz w:val="20"/>
                  <w:szCs w:val="20"/>
                </w:rPr>
                <w:t>L</w:t>
              </w:r>
            </w:sdtContent>
          </w:sdt>
          <w:r w:rsidRPr="35F91738" w:rsidDel="00000000" w:rsidR="00000000">
            <w:rPr/>
            <w:t xml:space="preserve">￼</w:t>
          </w:r>
          <w:r w:rsidRPr="00000000" w:rsidDel="00000000" w:rsidR="00000000">
            <w:rPr>
              <w:rtl w:val="0"/>
            </w:rPr>
          </w:r>
        </w:p>
      </w:sdtContent>
    </w:sdt>
    <w:p xmlns:wp14="http://schemas.microsoft.com/office/word/2010/wordml" w:rsidRPr="00000000" w:rsidR="00000000" w:rsidDel="00000000" w:rsidP="00000000" w:rsidRDefault="00000000" w14:paraId="00000024" wp14:textId="7B68B554">
      <w:pPr>
        <w:spacing w:before="120" w:lineRule="auto"/>
        <w:ind w:left="720" w:firstLine="0"/>
        <w:jc w:val="both"/>
        <w:rPr>
          <w:sz w:val="20"/>
          <w:szCs w:val="20"/>
        </w:rPr>
      </w:pPr>
      <w:del w:author="Harold Ollivier" w:date="2022-02-07T18:18:21.266Z" w:id="1098003530">
        <w:r w:rsidRPr="35F91738" w:rsidDel="35F91738">
          <w:rPr>
            <w:sz w:val="20"/>
            <w:szCs w:val="20"/>
            <w:rtl w:val="0"/>
          </w:rPr>
          <w:delText xml:space="preserve">Pour </w:delText>
        </w:r>
        <w:r w:rsidRPr="35F91738" w:rsidDel="35F91738">
          <w:rPr>
            <w:sz w:val="20"/>
            <w:szCs w:val="20"/>
            <w:rtl w:val="0"/>
          </w:rPr>
          <w:delText>s</w:delText>
        </w:r>
        <w:r w:rsidRPr="35F91738" w:rsidDel="35F91738">
          <w:rPr>
            <w:sz w:val="20"/>
            <w:szCs w:val="20"/>
            <w:rtl w:val="0"/>
          </w:rPr>
          <w:delText>e faire, l</w:delText>
        </w:r>
      </w:del>
      <w:ins w:author="Harold Ollivier" w:date="2022-02-07T18:18:21.298Z" w:id="1605940766">
        <w:r w:rsidRPr="35F91738" w:rsidR="35F91738">
          <w:rPr>
            <w:sz w:val="20"/>
            <w:szCs w:val="20"/>
            <w:rtl w:val="0"/>
          </w:rPr>
          <w:t>L</w:t>
        </w:r>
      </w:ins>
      <w:r w:rsidRPr="35F91738" w:rsidR="35F91738">
        <w:rPr>
          <w:sz w:val="20"/>
          <w:szCs w:val="20"/>
        </w:rPr>
        <w:t>e programme devra respecter le cadrage budgétaire suivant</w:t>
      </w:r>
      <w:sdt>
        <w:sdtPr>
          <w:id w:val="12225577"/>
          <w:tag w:val="goog_rdk_51"/>
          <w:placeholder>
            <w:docPart w:val="DefaultPlaceholder_1081868574"/>
          </w:placeholder>
        </w:sdtPr>
        <w:sdtContent>
          <w:del w:author="Harold Ollivier" w:date="2022-02-07T15:55:00Z" w:id="2006366573">
            <w:r w:rsidRPr="35F91738" w:rsidDel="35F91738">
              <w:rPr>
                <w:sz w:val="20"/>
                <w:szCs w:val="20"/>
                <w:rtl w:val="0"/>
              </w:rPr>
              <w:delText>es</w:delText>
            </w:r>
          </w:del>
        </w:sdtContent>
      </w:sdt>
      <w:r w:rsidRPr="35F91738" w:rsidR="35F91738">
        <w:rPr>
          <w:sz w:val="20"/>
          <w:szCs w:val="20"/>
        </w:rPr>
        <w:t> : financement public de 30 M€ maximum en subvention auquel s’ajoutera un financement privé minimum de 15 M€ ; ceci tout en respectant les règles européennes relatives aux aides d’état</w:t>
      </w:r>
    </w:p>
    <w:p xmlns:wp14="http://schemas.microsoft.com/office/word/2010/wordml" w:rsidRPr="00000000" w:rsidR="00000000" w:rsidDel="00000000" w:rsidP="00000000" w:rsidRDefault="00000000" w14:paraId="00000025" wp14:textId="77777777">
      <w:pPr>
        <w:spacing w:before="120" w:lineRule="auto"/>
        <w:ind w:left="720" w:firstLine="0"/>
        <w:jc w:val="both"/>
        <w:rPr>
          <w:b w:val="1"/>
          <w:sz w:val="20"/>
          <w:szCs w:val="20"/>
          <w:u w:val="single"/>
        </w:rPr>
      </w:pPr>
      <w:r w:rsidRPr="00000000" w:rsidDel="00000000" w:rsidR="00000000">
        <w:rPr>
          <w:sz w:val="20"/>
          <w:szCs w:val="20"/>
          <w:rtl w:val="0"/>
        </w:rPr>
        <w:t xml:space="preserve">Enfin, la valorisation des résultats devra faire l’objet d’une instruction spécifique afin de faire émerger un ou plusieurs acteurs économiques de rang mondial, possiblement repartis le long de la chaîne de la valeur, dont les structures juridiques seront à définir. </w:t>
      </w:r>
      <w:r w:rsidRPr="00000000" w:rsidDel="00000000" w:rsidR="00000000">
        <w:rPr>
          <w:rtl w:val="0"/>
        </w:rPr>
      </w:r>
    </w:p>
    <w:p xmlns:wp14="http://schemas.microsoft.com/office/word/2010/wordml" w:rsidRPr="00000000" w:rsidR="00000000" w:rsidDel="00000000" w:rsidP="00000000" w:rsidRDefault="00000000" w14:paraId="00000026"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120" w:after="20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single"/>
          <w:shd w:val="clear" w:fill="auto"/>
          <w:vertAlign w:val="baseline"/>
          <w:rtl w:val="0"/>
        </w:rPr>
        <w:t xml:space="preserve">Action n°2 : Développent du système de traitement de signal complet </w:t>
      </w:r>
      <w:r w:rsidRPr="00000000" w:rsidDel="00000000" w:rsidR="00000000">
        <w:rPr>
          <w:rtl w:val="0"/>
        </w:rPr>
      </w:r>
    </w:p>
    <w:sdt>
      <w:sdtPr>
        <w:id w:val="1889647772"/>
        <w:tag w:val="goog_rdk_56"/>
      </w:sdtPr>
      <w:sdtContent>
        <w:p xmlns:wp14="http://schemas.microsoft.com/office/word/2010/wordml" w:rsidRPr="00000000" w:rsidR="00000000" w:rsidDel="00000000" w:rsidP="00000000"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15" w:after="202" w:line="276" w:lineRule="auto"/>
            <w:ind w:left="720" w:right="0" w:firstLine="0"/>
            <w:jc w:val="both"/>
            <w:rPr>
              <w:rFonts w:ascii="Calibri" w:hAnsi="Calibri" w:eastAsia="Calibri" w:cs="Calibri"/>
              <w:sz w:val="22"/>
              <w:szCs w:val="22"/>
              <w:shd w:val="clear" w:fill="auto"/>
              <w:rPrChange w:author="Antoine Gras" w:date="2022-02-02T19:07:00Z" w:id="20">
                <w:rPr>
                  <w:rFonts w:ascii="Times New Roman" w:hAnsi="Times New Roman" w:eastAsia="Times New Roman" w:cs="Times New Roman"/>
                  <w:b w:val="0"/>
                  <w:i w:val="0"/>
                  <w:smallCaps w:val="0"/>
                  <w:strike w:val="0"/>
                  <w:color w:val="000000"/>
                  <w:sz w:val="24"/>
                  <w:szCs w:val="24"/>
                  <w:u w:val="none"/>
                  <w:shd w:val="clear" w:fill="auto"/>
                  <w:vertAlign w:val="baseline"/>
                </w:rPr>
              </w:rPrChange>
            </w:rPr>
            <w:pPrChange w:author="Antoine Gras" w:date="2022-02-02T19:07:00Z" w:id="0">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200" w:line="276" w:lineRule="auto"/>
                <w:ind w:left="720" w:right="0" w:firstLine="0"/>
                <w:jc w:val="both"/>
              </w:pPr>
            </w:pPrChange>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L’objectif est de développer, à partir des choix technologiques faits dans la cadre de l’action 1 (Spécifications), la chaine de traitement de signal et de réaliser une preuve de concept de système complet de commande de q</w:t>
          </w:r>
          <w:sdt>
            <w:sdtPr>
              <w:id w:val="2038416317"/>
              <w:tag w:val="goog_rdk_52"/>
            </w:sdtPr>
            <w:sdtContent>
              <w:ins w:author="Harold Ollivier" w:date="2022-02-07T15:55:16Z" w:id="17">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u</w:t>
                </w:r>
              </w:ins>
            </w:sdtContent>
          </w:sdt>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bits</w:t>
          </w:r>
          <w:sdt>
            <w:sdtPr>
              <w:id w:val="860646799"/>
              <w:tag w:val="goog_rdk_53"/>
            </w:sdtPr>
            <w:sdtContent>
              <w:ins w:author="Antoine Gras" w:date="2022-02-02T19:07:00Z" w:id="18">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 (démontrant une fidélité permettant d’envisager le passage à l’échelle)</w:t>
                </w:r>
              </w:ins>
            </w:sdtContent>
          </w:sdt>
          <w:sdt>
            <w:sdtPr>
              <w:id w:val="605002445"/>
              <w:tag w:val="goog_rdk_54"/>
            </w:sdtPr>
            <w:sdtContent>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Change w:author="Antoine Gras" w:date="2022-02-02T19:07:00Z" w:id="19">
                    <w:rPr>
                      <w:rFonts w:ascii="Calibri" w:hAnsi="Calibri" w:eastAsia="Calibri" w:cs="Calibri"/>
                      <w:b w:val="0"/>
                      <w:i w:val="0"/>
                      <w:smallCaps w:val="0"/>
                      <w:strike w:val="0"/>
                      <w:color w:val="000000"/>
                      <w:sz w:val="22"/>
                      <w:szCs w:val="22"/>
                      <w:u w:val="none"/>
                      <w:shd w:val="clear" w:fill="auto"/>
                      <w:vertAlign w:val="baseline"/>
                    </w:rPr>
                  </w:rPrChange>
                </w:rPr>
                <w:t xml:space="preserve"> puis d’un ou plusieurs QPU dont le pilotage sera assuré par un cluster HPC.</w:t>
              </w:r>
            </w:sdtContent>
          </w:sdt>
          <w:sdt>
            <w:sdtPr>
              <w:id w:val="6495093"/>
              <w:tag w:val="goog_rdk_55"/>
            </w:sdtPr>
            <w:sdtContent>
              <w:r w:rsidRPr="00000000" w:rsidDel="00000000" w:rsidR="00000000">
                <w:rPr>
                  <w:rtl w:val="0"/>
                </w:rPr>
              </w:r>
            </w:sdtContent>
          </w:sdt>
        </w:p>
      </w:sdtContent>
    </w:sdt>
    <w:p xmlns:wp14="http://schemas.microsoft.com/office/word/2010/wordml" w:rsidRPr="00000000" w:rsidR="00000000" w:rsidDel="00000000" w:rsidP="00000000"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76"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Pour se faire, le programme devra respecter le cadrage budgétaire suivantes : un financement public de 10 M€ maximum en subvention auquel devront s’ajouter un financement privé de 10M€ minimum.</w:t>
      </w:r>
    </w:p>
    <w:p xmlns:wp14="http://schemas.microsoft.com/office/word/2010/wordml" w:rsidRPr="00000000" w:rsidR="00000000" w:rsidDel="00000000" w:rsidP="00000000" w:rsidRDefault="00000000" w14:paraId="00000029"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1"/>
          <w:i w:val="0"/>
          <w:smallCaps w:val="0"/>
          <w:strike w:val="0"/>
          <w:color w:val="000000"/>
          <w:sz w:val="20"/>
          <w:szCs w:val="20"/>
          <w:u w:val="singl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single"/>
          <w:shd w:val="clear" w:fill="auto"/>
          <w:vertAlign w:val="baseline"/>
          <w:rtl w:val="0"/>
        </w:rPr>
        <w:t xml:space="preserve">Action n°3 : Consolidation du portefeuille de PI</w:t>
      </w:r>
    </w:p>
    <w:p xmlns:wp14="http://schemas.microsoft.com/office/word/2010/wordml" w:rsidRPr="00000000" w:rsidR="00000000" w:rsidDel="00000000" w:rsidP="00000000"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Afin de sécuriser les développements des actions n°1 et 2 et de consolider la future valorisation, il est envisagé de consacrer une enveloppe allant jusqu’à 20 M€ par le PIA en subvention et à moitié en avance remboursable, à l’achat ou au droit d’exploitation de de brevets ou d’IP clés non détenus par le consortium et nécessaire à leurs développements technologiques.</w:t>
      </w:r>
    </w:p>
    <w:p xmlns:wp14="http://schemas.microsoft.com/office/word/2010/wordml" w:rsidRPr="00000000" w:rsidR="00000000" w:rsidDel="00000000" w:rsidP="00000000"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Un schéma opérationnel et de gouvernance devra être proposé par l’IRT, en lien avec France Brevet, afin de garantir la bonne exécution de cette initiative.</w:t>
      </w:r>
    </w:p>
    <w:p xmlns:wp14="http://schemas.microsoft.com/office/word/2010/wordml" w:rsidRPr="00000000" w:rsidR="00000000" w:rsidDel="00000000" w:rsidP="00000000" w:rsidRDefault="00000000" w14:paraId="0000002C"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1"/>
          <w:i w:val="0"/>
          <w:smallCaps w:val="0"/>
          <w:strike w:val="0"/>
          <w:color w:val="000000"/>
          <w:sz w:val="20"/>
          <w:szCs w:val="20"/>
          <w:u w:val="singl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single"/>
          <w:shd w:val="clear" w:fill="auto"/>
          <w:vertAlign w:val="baseline"/>
          <w:rtl w:val="0"/>
        </w:rPr>
        <w:t xml:space="preserve">Action n°4 : Soutien au passage à l’échelle et à l’industrialisation</w:t>
      </w:r>
    </w:p>
    <w:p xmlns:wp14="http://schemas.microsoft.com/office/word/2010/wordml" w:rsidRPr="00000000" w:rsidR="00000000" w:rsidDel="00000000" w:rsidP="00000000"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00" w:line="276"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Elle vise à soutenir la montée en maturité et l’industrialisation de la filière développée dans le cadre des actions n°1 et n°2 au travers l’accompagnement et la création de start-ups industrielles. Pour se faire, l’Etat souhaite, par l’intermédiaire de son opérateur Bpifrance, mettre en œuvre un un soutien à la filière au travers un mécanisme de financement hybride, c’est-à-dire proposant à la fois une subvention () et un co-investissement en « equity » d’un maximum de 50% de l’enveloppe totale.</w:t>
      </w:r>
    </w:p>
    <w:p xmlns:wp14="http://schemas.microsoft.com/office/word/2010/wordml" w:rsidRPr="00000000" w:rsidR="00000000" w:rsidDel="00000000" w:rsidP="35F91738" w:rsidRDefault="00000000" w14:paraId="0000002E" wp14:textId="64714820">
      <w:pPr>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12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rPr>
      </w:pPr>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Afin de quantifier et prioriser le besoin, vous travaillerez avec les différentes parties prenantes françaises qu’elles soient institutionnelles (Bpifrance, France Brevet, IRT </w:t>
      </w:r>
      <w:proofErr w:type="spell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SystemX</w:t>
      </w:r>
      <w:proofErr w:type="spell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académiques (CNRS, CEA, INRIA, …) ou industrielles (STMicroelectronics, </w:t>
      </w:r>
      <w:proofErr w:type="spell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Radiall</w:t>
      </w:r>
      <w:proofErr w:type="spell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Atos, Silent </w:t>
      </w:r>
      <w:proofErr w:type="spell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Wave</w:t>
      </w:r>
      <w:proofErr w:type="spell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w:t>
      </w:r>
      <w:proofErr w:type="spell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Atem</w:t>
      </w:r>
      <w:proofErr w:type="spell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w:t>
      </w:r>
      <w:proofErr w:type="spell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Alice&amp;Bob</w:t>
      </w:r>
      <w:proofErr w:type="spell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C</w:t>
      </w:r>
      <w:proofErr w:type="gramStart"/>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12,…</w:t>
      </w:r>
      <w:proofErr w:type="gramEnd"/>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européennes (TU Delft, Siemens EDA, GF…), voire </w:t>
      </w:r>
      <w:del w:author="Harold Ollivier" w:date="2022-02-07T19:31:01.815Z" w:id="311318092">
        <w:r w:rsidRPr="35F91738" w:rsidDel="35F91738">
          <w:rPr>
            <w:rFonts w:ascii="Calibri" w:hAnsi="Calibri" w:eastAsia="Calibri" w:cs="Calibri"/>
            <w:b w:val="0"/>
            <w:bCs w:val="0"/>
            <w:i w:val="0"/>
            <w:iCs w:val="0"/>
            <w:caps w:val="0"/>
            <w:smallCaps w:val="0"/>
            <w:strike w:val="0"/>
            <w:dstrike w:val="0"/>
            <w:color w:val="000000" w:themeColor="text1" w:themeTint="FF" w:themeShade="FF"/>
            <w:sz w:val="20"/>
            <w:szCs w:val="20"/>
            <w:u w:val="none"/>
            <w:vertAlign w:val="baseline"/>
            <w:rtl w:val="0"/>
          </w:rPr>
          <w:delText xml:space="preserve"> </w:delText>
        </w:r>
      </w:del>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internationales si des actions de maitrise des risques d’extraterritorialité suffisantes sont mises en place. Vous veillerez en particulier, à expliciter comment une stratégie de partenariats internationaux peut être élaborée en respectant les objectifs d’autonomie stratégique nationale et européenne et de création de champions européens du quantique, notamment autour d’un axe franco-néerlandais dans la continuité de l’accord de collaboration signé entre les deux gouvernements en septembre 2021. Pour les éventuelles coopération</w:t>
      </w:r>
      <w:ins w:author="Harold Ollivier" w:date="2022-02-07T19:30:47.347Z" w:id="1519906984">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s</w:t>
        </w:r>
      </w:ins>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hors Europe, vous en expliciterez les modalités mises en place pour limiter les éventuelles portée</w:t>
      </w:r>
      <w:ins w:author="Harold Ollivier" w:date="2022-02-07T19:30:51.654Z" w:id="1499966987">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s</w:t>
        </w:r>
      </w:ins>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extraterritoriale</w:t>
      </w:r>
      <w:ins w:author="Harold Ollivier" w:date="2022-02-07T19:30:53.557Z" w:id="505451333">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s</w:t>
        </w:r>
      </w:ins>
      <w:r w:rsidRPr="35F91738" w:rsidDel="00000000" w:rsidR="00000000">
        <w:rPr>
          <w:rFonts w:ascii="Calibri" w:hAnsi="Calibri" w:eastAsia="Calibri" w:cs="Calibri"/>
          <w:b w:val="0"/>
          <w:bCs w:val="0"/>
          <w:i w:val="0"/>
          <w:iCs w:val="0"/>
          <w:caps w:val="0"/>
          <w:smallCaps w:val="0"/>
          <w:strike w:val="0"/>
          <w:dstrike w:val="0"/>
          <w:color w:val="000000"/>
          <w:sz w:val="20"/>
          <w:szCs w:val="20"/>
          <w:u w:val="none"/>
          <w:shd w:val="clear" w:fill="auto"/>
          <w:vertAlign w:val="baseline"/>
        </w:rPr>
        <w:t xml:space="preserve"> de certaines juridictions.</w:t>
      </w:r>
    </w:p>
    <w:p xmlns:wp14="http://schemas.microsoft.com/office/word/2010/wordml" w:rsidRPr="00000000" w:rsidR="00000000" w:rsidDel="00000000" w:rsidP="00000000" w:rsidRDefault="00000000" w14:paraId="0000002F" wp14:textId="77777777">
      <w:pPr>
        <w:spacing w:before="120" w:lineRule="auto"/>
        <w:jc w:val="both"/>
        <w:rPr>
          <w:sz w:val="20"/>
          <w:szCs w:val="20"/>
        </w:rPr>
      </w:pPr>
      <w:r w:rsidRPr="00000000" w:rsidDel="00000000" w:rsidR="00000000">
        <w:rPr>
          <w:sz w:val="20"/>
          <w:szCs w:val="20"/>
          <w:rtl w:val="0"/>
        </w:rPr>
        <w:t xml:space="preserve">Nous souhaitons que vous nous proposiez, </w:t>
      </w:r>
      <w:r w:rsidRPr="00000000" w:rsidDel="00000000" w:rsidR="00000000">
        <w:rPr>
          <w:b w:val="1"/>
          <w:sz w:val="20"/>
          <w:szCs w:val="20"/>
          <w:rtl w:val="0"/>
        </w:rPr>
        <w:t xml:space="preserve">dans les deux mois suivant la réception de la présente lettre de mission,</w:t>
      </w:r>
      <w:r w:rsidRPr="00000000" w:rsidDel="00000000" w:rsidR="00000000">
        <w:rPr>
          <w:sz w:val="20"/>
          <w:szCs w:val="20"/>
          <w:rtl w:val="0"/>
        </w:rPr>
        <w:t xml:space="preserve"> un document synthétique de 30 pages au maximum incluant :</w:t>
      </w:r>
    </w:p>
    <w:p xmlns:wp14="http://schemas.microsoft.com/office/word/2010/wordml" w:rsidRPr="00000000" w:rsidR="00000000" w:rsidDel="00000000" w:rsidP="00000000" w:rsidRDefault="00000000" w14:paraId="00000030"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12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none"/>
          <w:shd w:val="clear" w:fill="auto"/>
          <w:vertAlign w:val="baseline"/>
          <w:rtl w:val="0"/>
        </w:rPr>
        <w:t xml:space="preserve">Une dossier « projet » complet se décomposant en un ensemble de projets indépendants mais cohérents sur le plan stratégique et technique entre eux</w:t>
      </w: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 Il devra, pour chacune des quatre actions indiquées plus haut, inclure l’état de l’art, les verrous scientifiques et technologiques, la roadmap technologique, la liste des partenaires y compris à l’international (sur ce point, l’état encourage la mise en place d’un partenariat stratégique avec TU Delft dans la continuité du), schéma gouvernance, une analyse des risques avec les actions correctives associées… ;</w:t>
      </w:r>
    </w:p>
    <w:p xmlns:wp14="http://schemas.microsoft.com/office/word/2010/wordml" w:rsidRPr="00000000" w:rsidR="00000000" w:rsidDel="00000000" w:rsidP="00000000" w:rsidRDefault="00000000" w14:paraId="00000031"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none"/>
          <w:shd w:val="clear" w:fill="auto"/>
          <w:vertAlign w:val="baseline"/>
          <w:rtl w:val="0"/>
        </w:rPr>
        <w:t xml:space="preserve">La stratégie de valorisation du programme</w:t>
      </w: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 Vous établirez un plan initial de valorisation du programme et prévoirez son actualisation régulière tout au long de la vie du programme. Il devra comprendre notamment les différentes formes d’essaimage envisagées (Startup, Filiale, JV…), les potentielles structures juridiques pour chaque essaimage (entreprise, fondation…) et décrire, en mobilisant France Brevets, votre stratégie de PI – organique, d’acquisition de brevets, de partenariats et d’accords de licence – permettant de constituer un portefeuille solide de 200 familles de brevets au moins, notamment dans le cadre de l’Action n°3 ;</w:t>
      </w:r>
    </w:p>
    <w:p xmlns:wp14="http://schemas.microsoft.com/office/word/2010/wordml" w:rsidRPr="00000000" w:rsidR="00000000" w:rsidDel="00000000" w:rsidP="00000000" w:rsidRDefault="00000000" w14:paraId="00000032"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1"/>
          <w:i w:val="0"/>
          <w:smallCaps w:val="0"/>
          <w:strike w:val="0"/>
          <w:color w:val="000000"/>
          <w:sz w:val="20"/>
          <w:szCs w:val="20"/>
          <w:u w:val="none"/>
          <w:shd w:val="clear" w:fill="auto"/>
          <w:vertAlign w:val="baseline"/>
          <w:rtl w:val="0"/>
        </w:rPr>
        <w:t xml:space="preserve">Un plan de maîtrise des risques </w:t>
      </w: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techniques, juridiques, budgétaires et diplomatiques ;</w:t>
      </w:r>
    </w:p>
    <w:p xmlns:wp14="http://schemas.microsoft.com/office/word/2010/wordml" w:rsidRPr="00000000" w:rsidR="00000000" w:rsidDel="00000000" w:rsidP="00000000" w:rsidRDefault="00000000" w14:paraId="00000033"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Une proposition de gouvernance s’appuyant sur une direction de programme ayant une forte légitimité en matière d’architectures de calcul ; </w:t>
      </w:r>
    </w:p>
    <w:p xmlns:wp14="http://schemas.microsoft.com/office/word/2010/wordml" w:rsidRPr="00000000" w:rsidR="00000000" w:rsidDel="00000000" w:rsidP="00000000" w:rsidRDefault="00000000" w14:paraId="00000034"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Une analyse, pour les actions n°1 2 et 3, au regard des règles européennes en matière d’état ;</w:t>
      </w:r>
    </w:p>
    <w:p xmlns:wp14="http://schemas.microsoft.com/office/word/2010/wordml" w:rsidRPr="00000000" w:rsidR="00000000" w:rsidDel="00000000" w:rsidP="00000000" w:rsidRDefault="00000000" w14:paraId="00000035"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Spécifiquement à l’action n°4, devra être prévu un accompagnement au cadrage par l’écosystème du programme et plus spécifiquement de l’IRT. </w:t>
      </w:r>
    </w:p>
    <w:p xmlns:wp14="http://schemas.microsoft.com/office/word/2010/wordml" w:rsidRPr="00000000" w:rsidR="00000000" w:rsidDel="00000000" w:rsidP="00000000" w:rsidRDefault="00000000" w14:paraId="00000036"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200" w:line="276"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Les lettres d’engagement des industriels et partenaires s’agissant de leur implication (apports financiers, ressources humaines, …).</w:t>
      </w:r>
    </w:p>
    <w:p xmlns:wp14="http://schemas.microsoft.com/office/word/2010/wordml" w:rsidRPr="00000000" w:rsidR="00000000" w:rsidDel="00000000" w:rsidP="00000000" w:rsidRDefault="00000000" w14:paraId="00000037" wp14:textId="77777777">
      <w:pPr>
        <w:spacing w:before="120" w:lineRule="auto"/>
        <w:jc w:val="both"/>
        <w:rPr>
          <w:sz w:val="20"/>
          <w:szCs w:val="20"/>
        </w:rPr>
      </w:pPr>
      <w:r w:rsidRPr="00000000" w:rsidDel="00000000" w:rsidR="00000000">
        <w:rPr>
          <w:sz w:val="20"/>
          <w:szCs w:val="20"/>
          <w:rtl w:val="0"/>
        </w:rPr>
        <w:t xml:space="preserve">Pour élaborer votre proposition, vous consulterez, </w:t>
      </w:r>
      <w:r w:rsidRPr="00000000" w:rsidDel="00000000" w:rsidR="00000000">
        <w:rPr>
          <w:b w:val="1"/>
          <w:sz w:val="20"/>
          <w:szCs w:val="20"/>
          <w:rtl w:val="0"/>
        </w:rPr>
        <w:t xml:space="preserve">en tant que de besoin, et dans la limite du nécessaire</w:t>
      </w:r>
      <w:r w:rsidRPr="00000000" w:rsidDel="00000000" w:rsidR="00000000">
        <w:rPr>
          <w:sz w:val="20"/>
          <w:szCs w:val="20"/>
          <w:rtl w:val="0"/>
        </w:rPr>
        <w:t xml:space="preserve">, les acteurs industriels et académiques français et européens et toute autre partie prenante que vous jugerez utile.</w:t>
      </w:r>
    </w:p>
    <w:p xmlns:wp14="http://schemas.microsoft.com/office/word/2010/wordml" w:rsidRPr="00000000" w:rsidR="00000000" w:rsidDel="00000000" w:rsidP="00000000" w:rsidRDefault="00000000" w14:paraId="00000038" wp14:textId="77777777">
      <w:pPr>
        <w:spacing w:before="120" w:lineRule="auto"/>
        <w:jc w:val="both"/>
        <w:rPr>
          <w:sz w:val="20"/>
          <w:szCs w:val="20"/>
        </w:rPr>
      </w:pPr>
      <w:r w:rsidRPr="00000000" w:rsidDel="00000000" w:rsidR="00000000">
        <w:rPr>
          <w:sz w:val="20"/>
          <w:szCs w:val="20"/>
          <w:rtl w:val="0"/>
        </w:rPr>
        <w:t xml:space="preserve">Nous savons pouvoir compter sur votre capacité à animer et mobiliser les forces publiques et privées françaises pour déployer un programme à même de </w:t>
      </w:r>
      <w:r w:rsidRPr="00000000" w:rsidDel="00000000" w:rsidR="00000000">
        <w:rPr>
          <w:b w:val="1"/>
          <w:sz w:val="20"/>
          <w:szCs w:val="20"/>
          <w:rtl w:val="0"/>
        </w:rPr>
        <w:t xml:space="preserve">sécuriser les besoins français</w:t>
      </w:r>
      <w:r w:rsidRPr="00000000" w:rsidDel="00000000" w:rsidR="00000000">
        <w:rPr>
          <w:sz w:val="20"/>
          <w:szCs w:val="20"/>
          <w:rtl w:val="0"/>
        </w:rPr>
        <w:t xml:space="preserve"> et de créer des acteurs européens de rang mondial.</w:t>
      </w:r>
    </w:p>
    <w:p xmlns:wp14="http://schemas.microsoft.com/office/word/2010/wordml" w:rsidRPr="00000000" w:rsidR="00000000" w:rsidDel="00000000" w:rsidP="00000000" w:rsidRDefault="00000000" w14:paraId="00000039" wp14:textId="77777777">
      <w:pPr>
        <w:spacing w:before="120" w:lineRule="auto"/>
        <w:jc w:val="both"/>
        <w:rPr>
          <w:sz w:val="20"/>
          <w:szCs w:val="20"/>
        </w:rPr>
      </w:pPr>
      <w:r w:rsidRPr="00000000" w:rsidDel="00000000" w:rsidR="00000000">
        <w:rPr>
          <w:sz w:val="20"/>
          <w:szCs w:val="20"/>
          <w:rtl w:val="0"/>
        </w:rPr>
        <w:t xml:space="preserve">Nous vous prions d’agréer, Monsieur le Directeur général, l’expression de nos considérations distinguées.</w:t>
      </w:r>
    </w:p>
    <w:p xmlns:wp14="http://schemas.microsoft.com/office/word/2010/wordml" w:rsidRPr="00000000" w:rsidR="00000000" w:rsidDel="00000000" w:rsidP="00000000" w:rsidRDefault="00000000" w14:paraId="0000003A"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3B" wp14:textId="77777777">
      <w:pPr>
        <w:spacing w:before="120" w:lineRule="auto"/>
        <w:jc w:val="both"/>
        <w:rPr>
          <w:sz w:val="20"/>
          <w:szCs w:val="20"/>
        </w:rPr>
      </w:pPr>
      <w:r w:rsidRPr="00000000" w:rsidDel="00000000" w:rsidR="00000000">
        <w:rPr>
          <w:rtl w:val="0"/>
        </w:rPr>
      </w:r>
    </w:p>
    <w:p xmlns:wp14="http://schemas.microsoft.com/office/word/2010/wordml" w:rsidRPr="00000000" w:rsidR="00000000" w:rsidDel="00000000" w:rsidP="00000000" w:rsidRDefault="00000000" w14:paraId="0000003C" wp14:textId="77777777">
      <w:pPr>
        <w:spacing w:before="120" w:lineRule="auto"/>
        <w:jc w:val="both"/>
        <w:rPr>
          <w:sz w:val="20"/>
          <w:szCs w:val="20"/>
        </w:rPr>
      </w:pPr>
      <w:r w:rsidRPr="00000000" w:rsidDel="00000000" w:rsidR="00000000">
        <w:rPr>
          <w:rtl w:val="0"/>
        </w:rPr>
      </w:r>
    </w:p>
    <w:tbl>
      <w:tblPr>
        <w:tblStyle w:val="Table2"/>
        <w:tblW w:w="10065.0" w:type="dxa"/>
        <w:jc w:val="left"/>
        <w:tblInd w:w="0.0" w:type="pc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3119"/>
        <w:gridCol w:w="3544"/>
        <w:gridCol w:w="3402"/>
        <w:tblGridChange w:id="0">
          <w:tblGrid>
            <w:gridCol w:w="3119"/>
            <w:gridCol w:w="3544"/>
            <w:gridCol w:w="3402"/>
          </w:tblGrid>
        </w:tblGridChange>
      </w:tblGrid>
      <w:tr xmlns:wp14="http://schemas.microsoft.com/office/word/2010/wordml" w14:paraId="24B28B8D" wp14:textId="77777777">
        <w:trPr>
          <w:cantSplit w:val="0"/>
          <w:tblHeader w:val="0"/>
        </w:trPr>
        <w:tc>
          <w:tcPr/>
          <w:p w:rsidRPr="00000000" w:rsidR="00000000" w:rsidDel="00000000" w:rsidP="00000000" w:rsidRDefault="00000000" w14:paraId="0000003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i w:val="0"/>
                <w:smallCaps w:val="1"/>
                <w:strike w:val="0"/>
                <w:color w:val="000000"/>
                <w:sz w:val="24"/>
                <w:szCs w:val="24"/>
                <w:u w:val="none"/>
                <w:shd w:val="clear" w:fill="auto"/>
                <w:vertAlign w:val="baseline"/>
              </w:rPr>
            </w:pPr>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Bruno Bonnell</w:t>
            </w:r>
            <w:r w:rsidRPr="00000000" w:rsidDel="00000000" w:rsidR="00000000">
              <w:rPr>
                <w:rtl w:val="0"/>
              </w:rPr>
            </w:r>
          </w:p>
        </w:tc>
        <w:tc>
          <w:tcPr/>
          <w:p w:rsidRPr="00000000" w:rsidR="00000000" w:rsidDel="00000000" w:rsidP="00000000" w:rsidRDefault="00000000" w14:paraId="0000003E"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tl w:val="0"/>
              </w:rPr>
            </w:r>
          </w:p>
        </w:tc>
        <w:tc>
          <w:tcPr/>
          <w:p w:rsidRPr="00000000" w:rsidR="00000000" w:rsidDel="00000000" w:rsidP="00000000" w:rsidRDefault="00000000" w14:paraId="0000003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Claire Giry</w:t>
            </w:r>
          </w:p>
        </w:tc>
      </w:tr>
    </w:tbl>
    <w:p xmlns:wp14="http://schemas.microsoft.com/office/word/2010/wordml" w:rsidRPr="00000000" w:rsidR="00000000" w:rsidDel="00000000" w:rsidP="00000000" w:rsidRDefault="00000000" w14:paraId="00000040" wp14:textId="77777777">
      <w:pPr>
        <w:rPr>
          <w:sz w:val="22"/>
          <w:szCs w:val="22"/>
        </w:rPr>
      </w:pPr>
      <w:r w:rsidRPr="00000000" w:rsidDel="00000000" w:rsidR="00000000">
        <w:rPr>
          <w:rtl w:val="0"/>
        </w:rPr>
      </w:r>
    </w:p>
    <w:sectPr>
      <w:headerReference w:type="first" r:id="rId7"/>
      <w:footerReference w:type="default" r:id="rId8"/>
      <w:footerReference w:type="first" r:id="rId9"/>
      <w:pgSz w:w="11900" w:h="16840" w:orient="portrait"/>
      <w:pgMar w:top="1134" w:right="843" w:bottom="0" w:left="851" w:header="692" w:footer="109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 w:name="Marianne"/>
  <w:font w:name="Century Gothic">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2"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38020872" wp14:editId="7777777">
              <wp:simplePos x="0" y="0"/>
              <wp:positionH relativeFrom="column">
                <wp:posOffset>-533399</wp:posOffset>
              </wp:positionH>
              <wp:positionV relativeFrom="paragraph">
                <wp:posOffset>10210800</wp:posOffset>
              </wp:positionV>
              <wp:extent cx="7575550" cy="292100"/>
              <wp:effectExtent l="0" t="0" r="0" b="0"/>
              <wp:wrapNone/>
              <wp:docPr id="24" name="" descr="{&quot;HashCode&quot;:967973103,&quot;Height&quot;:842.0,&quot;Width&quot;:595.0,&quot;Placement&quot;:&quot;Footer&quot;,&quot;Index&quot;:&quot;Primary&quot;,&quot;Section&quot;:1,&quot;Top&quot;:0.0,&quot;Left&quot;:0.0}"/>
              <a:graphic>
                <a:graphicData uri="http://schemas.microsoft.com/office/word/2010/wordprocessingShape">
                  <wps:wsp>
                    <wps:cNvSpPr/>
                    <wps:cNvPr id="2" name="Shape 2"/>
                    <wps:spPr>
                      <a:xfrm>
                        <a:off x="1567750" y="3643475"/>
                        <a:ext cx="7556500" cy="273050"/>
                      </a:xfrm>
                      <a:prstGeom prst="rect">
                        <a:avLst/>
                      </a:prstGeom>
                      <a:noFill/>
                      <a:ln>
                        <a:noFill/>
                      </a:ln>
                    </wps:spPr>
                    <wps:txbx>
                      <w:txbxContent>
                        <w:p xmlns:wp14="http://schemas.microsoft.com/office/word/2010/wordml" w:rsidRPr="00000000" w:rsidR="00000000" w:rsidDel="00000000" w:rsidP="00000000" w:rsidRDefault="00000000" w14:paraId="57271358" wp14:textId="77777777">
                          <w:pPr>
                            <w:spacing w:before="0" w:after="0" w:line="240"/>
                            <w:ind w:left="0" w:right="0" w:firstLine="0"/>
                            <w:jc w:val="center"/>
                            <w:textDirection w:val="btLr"/>
                          </w:pPr>
                          <w:r w:rsidRPr="00000000" w:rsidDel="00000000" w:rsidR="00000000">
                            <w:rPr>
                              <w:rFonts w:ascii="Calibri" w:hAnsi="Calibri" w:eastAsia="Calibri" w:cs="Calibri"/>
                              <w:b w:val="0"/>
                              <w:i w:val="0"/>
                              <w:smallCaps w:val="0"/>
                              <w:strike w:val="0"/>
                              <w:color w:val="000000"/>
                              <w:sz w:val="24"/>
                              <w:vertAlign w:val="baseline"/>
                            </w:rPr>
                            <w:t xml:space="preserve">PAGE3 sur NUMPAGES3</w:t>
                          </w:r>
                        </w:p>
                        <w:p xmlns:wp14="http://schemas.microsoft.com/office/word/2010/wordml" w:rsidRPr="00000000" w:rsidR="00000000" w:rsidDel="00000000" w:rsidP="00000000" w:rsidRDefault="00000000" w14:paraId="672A6659" wp14:textId="77777777">
                          <w:pPr>
                            <w:spacing w:before="0" w:after="0" w:line="240"/>
                            <w:ind w:left="0" w:right="0" w:firstLine="0"/>
                            <w:jc w:val="center"/>
                            <w:textDirection w:val="btLr"/>
                          </w:pPr>
                          <w:r w:rsidRPr="00000000" w:rsidDel="00000000" w:rsidR="00000000">
                            <w:rPr>
                              <w:rFonts w:ascii="Calibri" w:hAnsi="Calibri" w:eastAsia="Calibri" w:cs="Calibri"/>
                              <w:b w:val="0"/>
                              <w:i w:val="0"/>
                              <w:smallCaps w:val="0"/>
                              <w:strike w:val="0"/>
                              <w:color w:val="000000"/>
                              <w:sz w:val="24"/>
                              <w:vertAlign w:val="baseline"/>
                            </w:rPr>
                          </w:r>
                        </w:p>
                      </w:txbxContent>
                    </wps:txbx>
                    <wps:bodyPr spcFirstLastPara="1" wrap="square" lIns="254000" tIns="0" rIns="91425" bIns="0" anchor="b"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49E439B2" wp14:editId="7777777">
              <wp:simplePos x="0" y="0"/>
              <wp:positionH relativeFrom="column">
                <wp:posOffset>-533399</wp:posOffset>
              </wp:positionH>
              <wp:positionV relativeFrom="paragraph">
                <wp:posOffset>10210800</wp:posOffset>
              </wp:positionV>
              <wp:extent cx="7575550" cy="292100"/>
              <wp:effectExtent l="0" t="0" r="0" b="0"/>
              <wp:wrapNone/>
              <wp:docPr id="1491879164" name="image2.png" descr="{&quot;HashCode&quot;:967973103,&quot;Height&quot;:842.0,&quot;Width&quot;:595.0,&quot;Placement&quot;:&quot;Footer&quot;,&quot;Index&quot;:&quot;Primary&quot;,&quot;Section&quot;:1,&quot;Top&quot;:0.0,&quot;Left&quot;:0.0}"/>
              <a:graphic>
                <a:graphicData uri="http://schemas.openxmlformats.org/drawingml/2006/picture">
                  <pic:pic>
                    <pic:nvPicPr>
                      <pic:cNvPr id="0" name="image2.png" descr="{&quot;HashCode&quot;:967973103,&quot;Height&quot;:842.0,&quot;Width&quot;:595.0,&quot;Placement&quot;:&quot;Footer&quot;,&quot;Index&quot;:&quot;Primary&quot;,&quot;Section&quot;:1,&quot;Top&quot;:0.0,&quot;Left&quot;:0.0}"/>
                      <pic:cNvPicPr preferRelativeResize="0"/>
                    </pic:nvPicPr>
                    <pic:blipFill>
                      <a:blip r:embed="rId1"/>
                      <a:srcRect/>
                      <a:stretch>
                        <a:fillRect/>
                      </a:stretch>
                    </pic:blipFill>
                    <pic:spPr>
                      <a:xfrm>
                        <a:off x="0" y="0"/>
                        <a:ext cx="7575550" cy="292100"/>
                      </a:xfrm>
                      <a:prstGeom prst="rect"/>
                      <a:ln/>
                    </pic:spPr>
                  </pic:pic>
                </a:graphicData>
              </a:graphic>
            </wp:anchor>
          </w:drawing>
        </mc:Fallback>
      </mc:AlternateContent>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3" wp14:textId="77777777">
    <w:pPr>
      <w:jc w:val="center"/>
      <w:rPr>
        <w:sz w:val="32"/>
        <w:szCs w:val="32"/>
      </w:rPr>
    </w:pPr>
    <w:r w:rsidRPr="00000000" w:rsidDel="00000000" w:rsidR="00000000">
      <w:rPr>
        <w:rtl w:val="0"/>
      </w:rPr>
    </w:r>
  </w:p>
  <w:tbl>
    <w:tblPr>
      <w:tblStyle w:val="Table3"/>
      <w:tblW w:w="10226.0" w:type="dxa"/>
      <w:jc w:val="left"/>
      <w:tblInd w:w="0.0" w:type="pc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5113"/>
      <w:gridCol w:w="5113"/>
      <w:tblGridChange w:id="0">
        <w:tblGrid>
          <w:gridCol w:w="5113"/>
          <w:gridCol w:w="5113"/>
        </w:tblGrid>
      </w:tblGridChange>
    </w:tblGrid>
    <w:tr xmlns:wp14="http://schemas.microsoft.com/office/word/2010/wordml" w14:paraId="32AC5B55" wp14:textId="77777777">
      <w:trPr>
        <w:cantSplit w:val="0"/>
        <w:trHeight w:val="1158" w:hRule="atLeast"/>
        <w:tblHeader w:val="0"/>
      </w:trPr>
      <w:tc>
        <w:tcPr/>
        <w:p w:rsidRPr="00000000" w:rsidR="00000000" w:rsidDel="00000000" w:rsidP="00000000" w:rsidRDefault="00000000" w14:paraId="00000044"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2f5496"/>
              <w:sz w:val="28"/>
              <w:szCs w:val="28"/>
              <w:u w:val="none"/>
              <w:shd w:val="clear" w:fill="auto"/>
              <w:vertAlign w:val="baseline"/>
              <w:rtl w:val="0"/>
            </w:rPr>
            <w:t xml:space="preserve">M. Sébastien Dauvé</w:t>
          </w:r>
          <w:r w:rsidRPr="00000000" w:rsidDel="00000000" w:rsidR="00000000">
            <w:rPr>
              <w:rtl w:val="0"/>
            </w:rPr>
          </w:r>
        </w:p>
        <w:p w:rsidRPr="00000000" w:rsidR="00000000" w:rsidDel="00000000" w:rsidP="00000000" w:rsidRDefault="00000000" w14:paraId="00000045"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left"/>
            <w:rPr>
              <w:rFonts w:ascii="Calibri" w:hAnsi="Calibri" w:eastAsia="Calibri" w:cs="Calibri"/>
              <w:b w:val="0"/>
              <w:i w:val="0"/>
              <w:smallCaps w:val="0"/>
              <w:strike w:val="0"/>
              <w:color w:val="2f5496"/>
              <w:sz w:val="32"/>
              <w:szCs w:val="32"/>
              <w:u w:val="none"/>
              <w:shd w:val="clear" w:fill="auto"/>
              <w:vertAlign w:val="baseline"/>
            </w:rPr>
          </w:pPr>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Président de l’IRT Nanoelec</w:t>
          </w:r>
          <w:r w:rsidRPr="00000000" w:rsidDel="00000000" w:rsidR="00000000">
            <w:rPr>
              <w:rtl w:val="0"/>
            </w:rPr>
          </w:r>
        </w:p>
      </w:tc>
      <w:tc>
        <w:tcPr/>
        <w:p w:rsidRPr="00000000" w:rsidR="00000000" w:rsidDel="00000000" w:rsidP="00000000" w:rsidRDefault="00000000" w14:paraId="00000046"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right"/>
            <w:rPr>
              <w:rFonts w:ascii="Calibri" w:hAnsi="Calibri" w:eastAsia="Calibri" w:cs="Calibri"/>
              <w:b w:val="0"/>
              <w:i w:val="0"/>
              <w:smallCaps w:val="0"/>
              <w:strike w:val="0"/>
              <w:color w:val="2f5496"/>
              <w:sz w:val="28"/>
              <w:szCs w:val="28"/>
              <w:u w:val="none"/>
              <w:shd w:val="clear" w:fill="auto"/>
              <w:vertAlign w:val="baseline"/>
            </w:rPr>
          </w:pPr>
          <w:r w:rsidRPr="00000000" w:rsidDel="00000000" w:rsidR="00000000">
            <w:rPr>
              <w:rtl w:val="0"/>
            </w:rPr>
          </w:r>
        </w:p>
      </w:tc>
    </w:tr>
  </w:tbl>
  <w:p xmlns:wp14="http://schemas.microsoft.com/office/word/2010/wordml" w:rsidRPr="00000000" w:rsidR="00000000" w:rsidDel="00000000" w:rsidP="00000000" w:rsidRDefault="00000000" w14:paraId="00000047"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s>
      <w:spacing w:before="0" w:after="0" w:line="240" w:lineRule="auto"/>
      <w:ind w:left="0" w:right="0" w:firstLine="0"/>
      <w:jc w:val="center"/>
      <w:rPr>
        <w:rFonts w:ascii="Calibri" w:hAnsi="Calibri" w:eastAsia="Calibri" w:cs="Calibri"/>
        <w:b w:val="0"/>
        <w:i w:val="0"/>
        <w:smallCaps w:val="0"/>
        <w:strike w:val="0"/>
        <w:color w:val="000000"/>
        <w:sz w:val="32"/>
        <w:szCs w:val="32"/>
        <w:u w:val="none"/>
        <w:shd w:val="clear" w:fill="auto"/>
        <w:vertAlign w:val="baseline"/>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41" wp14:textId="77777777">
    <w:pPr>
      <w:keepNext w:val="0"/>
      <w:keepLines w:val="0"/>
      <w:widowControl w:val="1"/>
      <w:pBdr>
        <w:top w:val="nil" w:sz="0" w:space="0"/>
        <w:left w:val="nil" w:sz="0" w:space="0"/>
        <w:bottom w:val="nil" w:sz="0" w:space="0"/>
        <w:right w:val="nil" w:sz="0" w:space="0"/>
        <w:between w:val="nil" w:sz="0" w:space="0"/>
      </w:pBdr>
      <w:shd w:val="clear" w:fill="auto"/>
      <w:tabs>
        <w:tab w:val="center" w:pos="4536"/>
        <w:tab w:val="right" w:pos="9072"/>
        <w:tab w:val="left" w:pos="3195"/>
      </w:tabs>
      <w:spacing w:before="0" w:after="0" w:line="240" w:lineRule="auto"/>
      <w:ind w:left="-426" w:right="0" w:firstLine="0"/>
      <w:jc w:val="center"/>
      <w:rPr>
        <w:rFonts w:ascii="Calibri" w:hAnsi="Calibri" w:eastAsia="Calibri" w:cs="Calibri"/>
        <w:b w:val="0"/>
        <w:i w:val="0"/>
        <w:smallCaps w:val="0"/>
        <w:strike w:val="0"/>
        <w:color w:val="000000"/>
        <w:sz w:val="24"/>
        <w:szCs w:val="24"/>
        <w:u w:val="none"/>
        <w:shd w:val="clear" w:fill="auto"/>
        <w:vertAlign w:val="baseline"/>
      </w:rPr>
    </w:pPr>
    <w:r w:rsidRPr="00000000" w:rsidDel="00000000" w:rsidR="00000000">
      <w:rPr>
        <w:rtl w:val="0"/>
      </w:rPr>
    </w:r>
    <w:r w:rsidRPr="00000000" w:rsidDel="00000000" w:rsidR="00000000">
      <w:drawing>
        <wp:anchor xmlns:wp14="http://schemas.microsoft.com/office/word/2010/wordprocessingDrawing" distT="0" distB="0" distL="114300" distR="114300" simplePos="0" relativeHeight="0" behindDoc="0" locked="0" layoutInCell="1" hidden="0" allowOverlap="1" wp14:anchorId="5E5BAA52" wp14:editId="7777777">
          <wp:simplePos x="0" y="0"/>
          <wp:positionH relativeFrom="column">
            <wp:posOffset>4917440</wp:posOffset>
          </wp:positionH>
          <wp:positionV relativeFrom="paragraph">
            <wp:posOffset>17780</wp:posOffset>
          </wp:positionV>
          <wp:extent cx="719455" cy="719455"/>
          <wp:effectExtent l="0" t="0" r="0" b="0"/>
          <wp:wrapSquare wrapText="bothSides" distT="0" distB="0" distL="114300" distR="114300"/>
          <wp:docPr id="25" name="image4.png"/>
          <a:graphic>
            <a:graphicData uri="http://schemas.openxmlformats.org/drawingml/2006/picture">
              <pic:pic>
                <pic:nvPicPr>
                  <pic:cNvPr id="0" name="image4.png"/>
                  <pic:cNvPicPr preferRelativeResize="0"/>
                </pic:nvPicPr>
                <pic:blipFill>
                  <a:blip r:embed="rId1"/>
                  <a:srcRect l="0" t="0" r="0" b="0"/>
                  <a:stretch>
                    <a:fillRect/>
                  </a:stretch>
                </pic:blipFill>
                <pic:spPr>
                  <a:xfrm>
                    <a:off x="0" y="0"/>
                    <a:ext cx="719455" cy="719455"/>
                  </a:xfrm>
                  <a:prstGeom prst="rect"/>
                  <a:ln/>
                </pic:spPr>
              </pic:pic>
            </a:graphicData>
          </a:graphic>
        </wp:anchor>
      </w:drawing>
    </w:r>
    <w:r w:rsidRPr="00000000" w:rsidDel="00000000" w:rsidR="00000000">
      <w:drawing>
        <wp:anchor xmlns:wp14="http://schemas.microsoft.com/office/word/2010/wordprocessingDrawing" distT="0" distB="0" distL="114300" distR="114300" simplePos="0" relativeHeight="0" behindDoc="0" locked="0" layoutInCell="1" hidden="0" allowOverlap="1" wp14:anchorId="09EEA8CF" wp14:editId="7777777">
          <wp:simplePos x="0" y="0"/>
          <wp:positionH relativeFrom="column">
            <wp:posOffset>3178</wp:posOffset>
          </wp:positionH>
          <wp:positionV relativeFrom="paragraph">
            <wp:posOffset>62864</wp:posOffset>
          </wp:positionV>
          <wp:extent cx="1198880" cy="942975"/>
          <wp:effectExtent l="0" t="0" r="0" b="0"/>
          <wp:wrapSquare wrapText="bothSides" distT="0" distB="0" distL="114300" distR="114300"/>
          <wp:docPr id="27" name="image1.png"/>
          <a:graphic>
            <a:graphicData uri="http://schemas.openxmlformats.org/drawingml/2006/picture">
              <pic:pic>
                <pic:nvPicPr>
                  <pic:cNvPr id="0" name="image1.png"/>
                  <pic:cNvPicPr preferRelativeResize="0"/>
                </pic:nvPicPr>
                <pic:blipFill>
                  <a:blip r:embed="rId2"/>
                  <a:srcRect l="0" t="0" r="0" b="21382"/>
                  <a:stretch>
                    <a:fillRect/>
                  </a:stretch>
                </pic:blipFill>
                <pic:spPr>
                  <a:xfrm>
                    <a:off x="0" y="0"/>
                    <a:ext cx="1198880" cy="942975"/>
                  </a:xfrm>
                  <a:prstGeom prst="rect"/>
                  <a:ln/>
                </pic:spPr>
              </pic:pic>
            </a:graphicData>
          </a:graphic>
        </wp:anchor>
      </w:drawing>
    </w:r>
    <w:r w:rsidRPr="00000000" w:rsidDel="00000000" w:rsidR="00000000">
      <w:drawing>
        <wp:anchor xmlns:wp14="http://schemas.microsoft.com/office/word/2010/wordprocessingDrawing" distT="0" distB="0" distL="114300" distR="114300" simplePos="0" relativeHeight="0" behindDoc="0" locked="0" layoutInCell="1" hidden="0" allowOverlap="1" wp14:anchorId="0DF0B4DA" wp14:editId="7777777">
          <wp:simplePos x="0" y="0"/>
          <wp:positionH relativeFrom="column">
            <wp:posOffset>5790565</wp:posOffset>
          </wp:positionH>
          <wp:positionV relativeFrom="paragraph">
            <wp:posOffset>8890</wp:posOffset>
          </wp:positionV>
          <wp:extent cx="719455" cy="719455"/>
          <wp:effectExtent l="0" t="0" r="0" b="0"/>
          <wp:wrapSquare wrapText="bothSides" distT="0" distB="0" distL="114300" distR="114300"/>
          <wp:docPr id="26" name="image3.png" descr="Logo France Relance"/>
          <a:graphic>
            <a:graphicData uri="http://schemas.openxmlformats.org/drawingml/2006/picture">
              <pic:pic>
                <pic:nvPicPr>
                  <pic:cNvPr id="0" name="image3.png" descr="Logo France Relance"/>
                  <pic:cNvPicPr preferRelativeResize="0"/>
                </pic:nvPicPr>
                <pic:blipFill>
                  <a:blip r:embed="rId3"/>
                  <a:srcRect l="0" t="0" r="0" b="0"/>
                  <a:stretch>
                    <a:fillRect/>
                  </a:stretch>
                </pic:blipFill>
                <pic:spPr>
                  <a:xfrm>
                    <a:off x="0" y="0"/>
                    <a:ext cx="719455" cy="7194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0"/>
      <w:numFmt w:val="bullet"/>
      <w:lvlText w:val="-"/>
      <w:lvlJc w:val="left"/>
      <w:pPr>
        <w:ind w:left="720" w:hanging="360"/>
      </w:pPr>
      <w:rPr>
        <w:rFonts w:ascii="Century Gothic" w:hAnsi="Century Gothic" w:eastAsia="Century Gothic" w:cs="Century Gothic"/>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lvl w:ilvl="0">
      <w:start w:val="2"/>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4">
    <w:abstractNumId w:val="4"/>
  </w: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32D5C81"/>
  <w15:docId w15:val="{86D02CB1-AE41-4E2B-9F19-F3B284B18358}"/>
  <w:rsids>
    <w:rsidRoot w:val="35F91738"/>
    <w:rsid w:val="35F91738"/>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4"/>
        <w:szCs w:val="24"/>
        <w:lang w:val="fr-FR"/>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180" w:after="240" w:lineRule="auto"/>
    </w:pPr>
    <w:rPr>
      <w:rFonts w:ascii="Calibri" w:hAnsi="Calibri" w:eastAsia="Calibri" w:cs="Calibri"/>
      <w:b w:val="1"/>
      <w:sz w:val="28"/>
      <w:szCs w:val="28"/>
      <w:u w:val="single"/>
    </w:rPr>
  </w:style>
  <w:style w:type="paragraph" w:styleId="Heading2">
    <w:name w:val="heading 2"/>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style>
  <w:style w:type="table" w:styleId="TableNormal" w:default="1">
    <w:name w:val="Normal Table0"/>
  </w:style>
  <w:style w:type="paragraph" w:styleId="Heading1">
    <w:name w:val="heading 10"/>
    <w:basedOn w:val="Normal"/>
    <w:next w:val="Normal"/>
    <w:pPr>
      <w:keepNext w:val="1"/>
      <w:keepLines w:val="1"/>
      <w:spacing w:before="180" w:after="240" w:lineRule="auto"/>
    </w:pPr>
    <w:rPr>
      <w:rFonts w:ascii="Calibri" w:hAnsi="Calibri" w:eastAsia="Calibri" w:cs="Calibri"/>
      <w:b w:val="1"/>
      <w:sz w:val="28"/>
      <w:szCs w:val="28"/>
      <w:u w:val="single"/>
    </w:rPr>
  </w:style>
  <w:style w:type="paragraph" w:styleId="Heading2">
    <w:name w:val="heading 20"/>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0"/>
    <w:basedOn w:val="Normal"/>
    <w:next w:val="Normal"/>
    <w:pPr>
      <w:keepNext w:val="1"/>
      <w:keepLines w:val="1"/>
      <w:pageBreakBefore w:val="0"/>
      <w:spacing w:before="280" w:after="80" w:lineRule="auto"/>
    </w:pPr>
    <w:rPr>
      <w:b w:val="1"/>
      <w:sz w:val="28"/>
      <w:szCs w:val="28"/>
    </w:rPr>
  </w:style>
  <w:style w:type="paragraph" w:styleId="Heading4">
    <w:name w:val="heading 40"/>
    <w:basedOn w:val="Normal"/>
    <w:next w:val="Normal"/>
    <w:pPr>
      <w:keepNext w:val="1"/>
      <w:keepLines w:val="1"/>
      <w:pageBreakBefore w:val="0"/>
      <w:spacing w:before="240" w:after="40" w:lineRule="auto"/>
    </w:pPr>
    <w:rPr>
      <w:b w:val="1"/>
      <w:sz w:val="24"/>
      <w:szCs w:val="24"/>
    </w:rPr>
  </w:style>
  <w:style w:type="paragraph" w:styleId="Heading5">
    <w:name w:val="heading 50"/>
    <w:basedOn w:val="Normal"/>
    <w:next w:val="Normal"/>
    <w:pPr>
      <w:keepNext w:val="1"/>
      <w:keepLines w:val="1"/>
      <w:pageBreakBefore w:val="0"/>
      <w:spacing w:before="220" w:after="40" w:lineRule="auto"/>
    </w:pPr>
    <w:rPr>
      <w:b w:val="1"/>
      <w:sz w:val="22"/>
      <w:szCs w:val="22"/>
    </w:rPr>
  </w:style>
  <w:style w:type="paragraph" w:styleId="Heading6">
    <w:name w:val="heading 60"/>
    <w:basedOn w:val="Normal"/>
    <w:next w:val="Normal"/>
    <w:pPr>
      <w:keepNext w:val="1"/>
      <w:keepLines w:val="1"/>
      <w:pageBreakBefore w:val="0"/>
      <w:spacing w:before="200" w:after="40" w:lineRule="auto"/>
    </w:pPr>
    <w:rPr>
      <w:b w:val="1"/>
      <w:sz w:val="20"/>
      <w:szCs w:val="20"/>
    </w:rPr>
  </w:style>
  <w:style w:type="paragraph" w:styleId="Title">
    <w:name w:val="Title0"/>
    <w:basedOn w:val="Normal"/>
    <w:next w:val="Normal"/>
    <w:pPr>
      <w:keepNext w:val="1"/>
      <w:keepLines w:val="1"/>
      <w:pageBreakBefore w:val="0"/>
      <w:spacing w:before="480" w:after="120" w:lineRule="auto"/>
    </w:pPr>
    <w:rPr>
      <w:b w:val="1"/>
      <w:sz w:val="72"/>
      <w:szCs w:val="72"/>
    </w:rPr>
  </w:style>
  <w:style w:type="paragraph" w:styleId="Normal" w:default="1">
    <w:name w:val="Normal1"/>
    <w:qFormat w:val="1"/>
  </w:style>
  <w:style w:type="paragraph" w:styleId="Heading1">
    <w:name w:val="heading 11"/>
    <w:basedOn w:val="Normal"/>
    <w:next w:val="Normal"/>
    <w:link w:val="Heading1Char"/>
    <w:uiPriority w:val="9"/>
    <w:rsid w:val="00FF1065"/>
    <w:pPr>
      <w:keepNext w:val="1"/>
      <w:keepLines w:val="1"/>
      <w:spacing w:before="180" w:after="240" w:line="280" w:lineRule="atLeast"/>
      <w:outlineLvl w:val="0"/>
    </w:pPr>
    <w:rPr>
      <w:rFonts w:asciiTheme="majorHAnsi" w:hAnsiTheme="majorHAnsi" w:eastAsiaTheme="majorEastAsia" w:cstheme="majorBidi"/>
      <w:b w:val="1"/>
      <w:bCs w:val="1"/>
      <w:sz w:val="28"/>
      <w:szCs w:val="28"/>
      <w:u w:val="single"/>
    </w:rPr>
  </w:style>
  <w:style w:type="paragraph" w:styleId="Heading2">
    <w:name w:val="heading 21"/>
    <w:basedOn w:val="Normal"/>
    <w:next w:val="Normal"/>
    <w:link w:val="Heading2Char"/>
    <w:uiPriority w:val="9"/>
    <w:unhideWhenUsed w:val="1"/>
    <w:qFormat w:val="1"/>
    <w:rsid w:val="00FE393A"/>
    <w:pPr>
      <w:keepNext w:val="1"/>
      <w:keepLines w:val="1"/>
      <w:spacing w:before="40"/>
      <w:outlineLvl w:val="1"/>
    </w:pPr>
    <w:rPr>
      <w:rFonts w:asciiTheme="majorHAnsi" w:hAnsiTheme="majorHAnsi" w:eastAsiaTheme="majorEastAsia" w:cstheme="majorBidi"/>
      <w:color w:val="2f5496" w:themeColor="accent1" w:themeShade="0000BF"/>
      <w:sz w:val="26"/>
      <w:szCs w:val="26"/>
    </w:rPr>
  </w:style>
  <w:style w:type="paragraph" w:styleId="Heading9">
    <w:name w:val="heading 9"/>
    <w:basedOn w:val="Normal"/>
    <w:next w:val="Normal"/>
    <w:link w:val="Heading9Char"/>
    <w:uiPriority w:val="9"/>
    <w:semiHidden w:val="1"/>
    <w:unhideWhenUsed w:val="1"/>
    <w:qFormat w:val="1"/>
    <w:rsid w:val="00412DC1"/>
    <w:pPr>
      <w:keepNext w:val="1"/>
      <w:keepLines w:val="1"/>
      <w:spacing w:before="40"/>
      <w:outlineLvl w:val="8"/>
    </w:pPr>
    <w:rPr>
      <w:rFonts w:asciiTheme="majorHAnsi" w:hAnsiTheme="majorHAnsi" w:eastAsiaTheme="majorEastAsia" w:cstheme="majorBid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1"/>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12AF0"/>
    <w:pPr>
      <w:tabs>
        <w:tab w:val="center" w:pos="4536"/>
        <w:tab w:val="right" w:pos="9072"/>
      </w:tabs>
    </w:pPr>
  </w:style>
  <w:style w:type="character" w:styleId="HeaderChar" w:customStyle="1">
    <w:name w:val="Header Char"/>
    <w:basedOn w:val="DefaultParagraphFont"/>
    <w:link w:val="Header"/>
    <w:uiPriority w:val="99"/>
    <w:rsid w:val="00E12AF0"/>
  </w:style>
  <w:style w:type="paragraph" w:styleId="Footer">
    <w:name w:val="footer"/>
    <w:basedOn w:val="Normal"/>
    <w:link w:val="FooterChar"/>
    <w:uiPriority w:val="99"/>
    <w:unhideWhenUsed w:val="1"/>
    <w:rsid w:val="00E12AF0"/>
    <w:pPr>
      <w:tabs>
        <w:tab w:val="center" w:pos="4536"/>
        <w:tab w:val="right" w:pos="9072"/>
      </w:tabs>
    </w:pPr>
  </w:style>
  <w:style w:type="character" w:styleId="FooterChar" w:customStyle="1">
    <w:name w:val="Footer Char"/>
    <w:basedOn w:val="DefaultParagraphFont"/>
    <w:link w:val="Footer"/>
    <w:uiPriority w:val="99"/>
    <w:rsid w:val="00E12AF0"/>
  </w:style>
  <w:style w:type="paragraph" w:styleId="Communiqudepresse" w:customStyle="1">
    <w:name w:val="Communiqué de presse"/>
    <w:basedOn w:val="Normal"/>
    <w:qFormat w:val="1"/>
    <w:rsid w:val="00E12AF0"/>
    <w:pPr>
      <w:spacing w:line="288" w:lineRule="atLeast"/>
      <w:jc w:val="center"/>
    </w:pPr>
    <w:rPr>
      <w:rFonts w:ascii="Arial" w:hAnsi="Arial"/>
      <w:caps w:val="1"/>
      <w:szCs w:val="20"/>
    </w:rPr>
  </w:style>
  <w:style w:type="character" w:styleId="Hyperlink">
    <w:name w:val="Hyperlink"/>
    <w:basedOn w:val="DefaultParagraphFont"/>
    <w:uiPriority w:val="99"/>
    <w:unhideWhenUsed w:val="1"/>
    <w:rsid w:val="00E12AF0"/>
    <w:rPr>
      <w:color w:val="0563c1" w:themeColor="hyperlink"/>
      <w:u w:val="single"/>
    </w:rPr>
  </w:style>
  <w:style w:type="paragraph" w:styleId="Textedesaisie" w:customStyle="1">
    <w:name w:val="Texte de saisie"/>
    <w:basedOn w:val="Normal"/>
    <w:qFormat w:val="1"/>
    <w:rsid w:val="00E12AF0"/>
    <w:pPr>
      <w:spacing w:line="264" w:lineRule="atLeast"/>
    </w:pPr>
    <w:rPr>
      <w:rFonts w:ascii="Arial" w:hAnsi="Arial"/>
      <w:sz w:val="22"/>
      <w:szCs w:val="20"/>
    </w:rPr>
  </w:style>
  <w:style w:type="table" w:styleId="TableGrid">
    <w:name w:val="Table Grid"/>
    <w:basedOn w:val="TableNormal"/>
    <w:uiPriority w:val="39"/>
    <w:rsid w:val="00BC63B1"/>
    <w:pPr>
      <w:spacing w:line="240" w:lineRule="atLeas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0" w:type="dxa"/>
        <w:right w:w="0.0" w:type="dxa"/>
      </w:tblCellMar>
    </w:tblPr>
  </w:style>
  <w:style w:type="paragraph" w:styleId="Texte-Adresseligne1" w:customStyle="1">
    <w:name w:val="Texte - Adresse ligne 1"/>
    <w:basedOn w:val="Date"/>
    <w:qFormat w:val="1"/>
    <w:rsid w:val="00BC63B1"/>
    <w:pPr>
      <w:framePr w:lines="0" w:w="9979" w:h="936" w:wrap="notBeside" w:hAnchor="page" w:vAnchor="page" w:xAlign="center" w:yAlign="bottom"/>
      <w:spacing w:line="192" w:lineRule="atLeast"/>
      <w:jc w:val="right"/>
    </w:pPr>
    <w:rPr>
      <w:rFonts w:ascii="Arial" w:hAnsi="Arial"/>
      <w:sz w:val="16"/>
      <w:szCs w:val="20"/>
    </w:rPr>
  </w:style>
  <w:style w:type="paragraph" w:styleId="Texte-Adresseligne2" w:customStyle="1">
    <w:name w:val="Texte - Adresse ligne 2"/>
    <w:basedOn w:val="Texte-Adresseligne1"/>
    <w:qFormat w:val="1"/>
    <w:rsid w:val="00BC63B1"/>
    <w:pPr>
      <w:framePr w:lines="0" w:wrap="notBeside"/>
    </w:pPr>
  </w:style>
  <w:style w:type="paragraph" w:styleId="Texte-Tl" w:customStyle="1">
    <w:name w:val="Texte - T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Ml" w:customStyle="1">
    <w:name w:val="Texte - M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Pieddepage" w:customStyle="1">
    <w:name w:val="Texte - Pied de page"/>
    <w:basedOn w:val="Normal"/>
    <w:qFormat w:val="1"/>
    <w:rsid w:val="00BC63B1"/>
    <w:pPr>
      <w:framePr w:lines="0" w:w="9979" w:h="964" w:wrap="notBeside" w:hAnchor="page" w:vAnchor="page" w:xAlign="center" w:yAlign="bottom"/>
      <w:spacing w:line="192" w:lineRule="atLeast"/>
    </w:pPr>
    <w:rPr>
      <w:rFonts w:ascii="Arial" w:hAnsi="Arial"/>
      <w:sz w:val="16"/>
      <w:szCs w:val="20"/>
      <w:lang w:val="en-US"/>
    </w:rPr>
  </w:style>
  <w:style w:type="paragraph" w:styleId="Pagination" w:customStyle="1">
    <w:name w:val="Pagination"/>
    <w:basedOn w:val="Normal"/>
    <w:qFormat w:val="1"/>
    <w:rsid w:val="00BC63B1"/>
    <w:pPr>
      <w:framePr w:lines="0" w:w="9979" w:h="964" w:wrap="notBeside" w:hAnchor="page" w:vAnchor="page" w:xAlign="center" w:yAlign="bottom"/>
      <w:spacing w:line="192" w:lineRule="atLeast"/>
      <w:jc w:val="center"/>
    </w:pPr>
    <w:rPr>
      <w:rFonts w:ascii="Arial" w:hAnsi="Arial"/>
      <w:sz w:val="16"/>
      <w:szCs w:val="20"/>
      <w:lang w:val="en-US"/>
    </w:rPr>
  </w:style>
  <w:style w:type="paragraph" w:styleId="Date">
    <w:name w:val="Date"/>
    <w:basedOn w:val="Normal"/>
    <w:next w:val="Normal"/>
    <w:link w:val="DateChar"/>
    <w:uiPriority w:val="99"/>
    <w:semiHidden w:val="1"/>
    <w:unhideWhenUsed w:val="1"/>
    <w:rsid w:val="00BC63B1"/>
  </w:style>
  <w:style w:type="character" w:styleId="DateChar" w:customStyle="1">
    <w:name w:val="Date Char"/>
    <w:basedOn w:val="DefaultParagraphFont"/>
    <w:link w:val="Date"/>
    <w:uiPriority w:val="99"/>
    <w:semiHidden w:val="1"/>
    <w:rsid w:val="00BC63B1"/>
  </w:style>
  <w:style w:type="paragraph" w:styleId="Sujetducommuniqu" w:customStyle="1">
    <w:name w:val="Sujet du communiqué"/>
    <w:basedOn w:val="Normal"/>
    <w:qFormat w:val="1"/>
    <w:rsid w:val="00FF1065"/>
    <w:pPr>
      <w:spacing w:line="288" w:lineRule="atLeast"/>
    </w:pPr>
    <w:rPr>
      <w:rFonts w:ascii="Arial" w:hAnsi="Arial"/>
      <w:b w:val="1"/>
      <w:caps w:val="1"/>
      <w:szCs w:val="20"/>
    </w:rPr>
  </w:style>
  <w:style w:type="paragraph" w:styleId="Texte-Postefonction" w:customStyle="1">
    <w:name w:val="Texte - Poste/fonction"/>
    <w:basedOn w:val="Normal"/>
    <w:qFormat w:val="1"/>
    <w:rsid w:val="00FF1065"/>
    <w:pPr>
      <w:spacing w:line="264" w:lineRule="atLeast"/>
    </w:pPr>
    <w:rPr>
      <w:rFonts w:ascii="Arial" w:hAnsi="Arial"/>
      <w:sz w:val="22"/>
      <w:szCs w:val="20"/>
    </w:rPr>
  </w:style>
  <w:style w:type="character" w:styleId="Heading1Char" w:customStyle="1">
    <w:name w:val="Heading 1 Char"/>
    <w:basedOn w:val="DefaultParagraphFont"/>
    <w:link w:val="Heading1"/>
    <w:uiPriority w:val="9"/>
    <w:rsid w:val="00FF1065"/>
    <w:rPr>
      <w:rFonts w:asciiTheme="majorHAnsi" w:hAnsiTheme="majorHAnsi" w:eastAsiaTheme="majorEastAsia" w:cstheme="majorBidi"/>
      <w:b w:val="1"/>
      <w:bCs w:val="1"/>
      <w:sz w:val="28"/>
      <w:szCs w:val="28"/>
      <w:u w:val="single"/>
    </w:rPr>
  </w:style>
  <w:style w:type="paragraph" w:styleId="BalloonText">
    <w:name w:val="Balloon Text"/>
    <w:basedOn w:val="Normal"/>
    <w:link w:val="BalloonTextChar"/>
    <w:uiPriority w:val="99"/>
    <w:semiHidden w:val="1"/>
    <w:unhideWhenUsed w:val="1"/>
    <w:rsid w:val="008B0FCF"/>
    <w:rPr>
      <w:rFonts w:ascii="Tahoma" w:hAnsi="Tahoma" w:cs="Tahoma"/>
      <w:sz w:val="16"/>
      <w:szCs w:val="16"/>
    </w:rPr>
  </w:style>
  <w:style w:type="character" w:styleId="BalloonTextChar" w:customStyle="1">
    <w:name w:val="Balloon Text Char"/>
    <w:basedOn w:val="DefaultParagraphFont"/>
    <w:link w:val="BalloonText"/>
    <w:uiPriority w:val="99"/>
    <w:semiHidden w:val="1"/>
    <w:rsid w:val="008B0FCF"/>
    <w:rPr>
      <w:rFonts w:ascii="Tahoma" w:hAnsi="Tahoma" w:cs="Tahoma"/>
      <w:sz w:val="16"/>
      <w:szCs w:val="16"/>
    </w:rPr>
  </w:style>
  <w:style w:type="paragraph" w:styleId="ListParagraph">
    <w:name w:val="List Paragraph"/>
    <w:aliases w:val="Paragraphe de liste;Paragraphe"/>
    <w:basedOn w:val="Normal"/>
    <w:link w:val="ListParagraphChar"/>
    <w:uiPriority w:val="34"/>
    <w:qFormat w:val="1"/>
    <w:rsid w:val="008B0FCF"/>
    <w:pPr>
      <w:widowControl w:val="0"/>
      <w:spacing w:after="200" w:line="276" w:lineRule="auto"/>
      <w:ind w:left="720"/>
      <w:contextualSpacing w:val="1"/>
    </w:pPr>
    <w:rPr>
      <w:sz w:val="22"/>
      <w:szCs w:val="22"/>
    </w:rPr>
  </w:style>
  <w:style w:type="paragraph" w:styleId="FootnoteText">
    <w:name w:val="footnote text"/>
    <w:basedOn w:val="Normal"/>
    <w:link w:val="FootnoteTextChar"/>
    <w:uiPriority w:val="99"/>
    <w:semiHidden w:val="1"/>
    <w:unhideWhenUsed w:val="1"/>
    <w:rsid w:val="008B0FCF"/>
    <w:pPr>
      <w:widowControl w:val="0"/>
    </w:pPr>
    <w:rPr>
      <w:sz w:val="20"/>
      <w:szCs w:val="20"/>
    </w:rPr>
  </w:style>
  <w:style w:type="character" w:styleId="FootnoteTextChar" w:customStyle="1">
    <w:name w:val="Footnote Text Char"/>
    <w:basedOn w:val="DefaultParagraphFont"/>
    <w:link w:val="FootnoteText"/>
    <w:uiPriority w:val="99"/>
    <w:semiHidden w:val="1"/>
    <w:rsid w:val="008B0FCF"/>
    <w:rPr>
      <w:sz w:val="20"/>
      <w:szCs w:val="20"/>
    </w:rPr>
  </w:style>
  <w:style w:type="character" w:styleId="FootnoteReference">
    <w:name w:val="footnote reference"/>
    <w:basedOn w:val="DefaultParagraphFont"/>
    <w:semiHidden w:val="1"/>
    <w:unhideWhenUsed w:val="1"/>
    <w:rsid w:val="008B0FCF"/>
    <w:rPr>
      <w:vertAlign w:val="superscript"/>
    </w:rPr>
  </w:style>
  <w:style w:type="table" w:styleId="Tableausimple21" w:customStyle="1">
    <w:name w:val="Tableau simple 21"/>
    <w:basedOn w:val="TableNormal"/>
    <w:uiPriority w:val="42"/>
    <w:rsid w:val="008B0FCF"/>
    <w:pPr>
      <w:widowControl w:val="0"/>
    </w:pPr>
    <w:rPr>
      <w:sz w:val="22"/>
      <w:szCs w:val="22"/>
      <w:lang w:val="en-US"/>
    </w:rPr>
    <w:tblPr>
      <w:tblStyleRowBandSize w:val="1"/>
      <w:tblStyleColBandSize w:val="1"/>
      <w:tblBorders>
        <w:top w:val="single" w:color="7f7f7f" w:themeColor="text1" w:themeTint="000080" w:sz="4" w:space="0"/>
        <w:bottom w:val="single" w:color="7f7f7f" w:themeColor="text1" w:themeTint="000080" w:sz="4" w:space="0"/>
      </w:tblBorders>
    </w:tblPr>
    <w:tblStylePr w:type="firstRow">
      <w:rPr>
        <w:b w:val="1"/>
        <w:bCs w:val="1"/>
      </w:rPr>
      <w:tblPr/>
      <w:tcPr>
        <w:tcBorders>
          <w:bottom w:val="single" w:color="7f7f7f" w:themeColor="text1" w:themeTint="000080" w:sz="4" w:space="0"/>
        </w:tcBorders>
      </w:tcPr>
    </w:tblStylePr>
    <w:tblStylePr w:type="lastRow">
      <w:rPr>
        <w:b w:val="1"/>
        <w:bCs w:val="1"/>
      </w:rPr>
      <w:tblPr/>
      <w:tcPr>
        <w:tcBorders>
          <w:top w:val="single" w:color="7f7f7f" w:themeColor="text1" w:themeTint="000080" w:sz="4" w:space="0"/>
        </w:tcBorders>
      </w:tcPr>
    </w:tblStylePr>
    <w:tblStylePr w:type="firstCol">
      <w:rPr>
        <w:b w:val="1"/>
        <w:bCs w:val="1"/>
      </w:rPr>
    </w:tblStylePr>
    <w:tblStylePr w:type="lastCol">
      <w:rPr>
        <w:b w:val="1"/>
        <w:bCs w:val="1"/>
      </w:rPr>
    </w:tblStylePr>
    <w:tblStylePr w:type="band1Vert">
      <w:tblPr/>
      <w:tcPr>
        <w:tcBorders>
          <w:left w:val="single" w:color="7f7f7f" w:themeColor="text1" w:themeTint="000080" w:sz="4" w:space="0"/>
          <w:right w:val="single" w:color="7f7f7f" w:themeColor="text1" w:themeTint="000080" w:sz="4" w:space="0"/>
        </w:tcBorders>
      </w:tcPr>
    </w:tblStylePr>
    <w:tblStylePr w:type="band2Vert">
      <w:tblPr/>
      <w:tcPr>
        <w:tcBorders>
          <w:left w:val="single" w:color="7f7f7f" w:themeColor="text1" w:themeTint="000080" w:sz="4" w:space="0"/>
          <w:right w:val="single" w:color="7f7f7f" w:themeColor="text1" w:themeTint="000080" w:sz="4" w:space="0"/>
        </w:tcBorders>
      </w:tcPr>
    </w:tblStylePr>
    <w:tblStylePr w:type="band1Horz">
      <w:tblPr/>
      <w:tcPr>
        <w:tcBorders>
          <w:top w:val="single" w:color="7f7f7f" w:themeColor="text1" w:themeTint="000080" w:sz="4" w:space="0"/>
          <w:bottom w:val="single" w:color="7f7f7f" w:themeColor="text1" w:themeTint="000080" w:sz="4" w:space="0"/>
        </w:tcBorders>
      </w:tcPr>
    </w:tblStylePr>
  </w:style>
  <w:style w:type="paragraph" w:styleId="Standard" w:customStyle="1">
    <w:name w:val="Standard"/>
    <w:rsid w:val="008C310B"/>
    <w:pPr>
      <w:suppressAutoHyphens w:val="1"/>
      <w:autoSpaceDN w:val="0"/>
      <w:textAlignment w:val="baseline"/>
    </w:pPr>
    <w:rPr>
      <w:rFonts w:ascii="Liberation Serif" w:hAnsi="Liberation Serif" w:eastAsia="SimSun" w:cs="Mangal"/>
      <w:kern w:val="3"/>
      <w:lang w:eastAsia="zh-CN" w:bidi="hi-IN"/>
    </w:rPr>
  </w:style>
  <w:style w:type="paragraph" w:styleId="Standarduser" w:customStyle="1">
    <w:name w:val="Standard (user)"/>
    <w:rsid w:val="008C310B"/>
    <w:pPr>
      <w:suppressAutoHyphens w:val="1"/>
      <w:autoSpaceDN w:val="0"/>
      <w:textAlignment w:val="baseline"/>
    </w:pPr>
    <w:rPr>
      <w:rFonts w:ascii="Liberation Serif" w:hAnsi="Liberation Serif" w:eastAsia="SimSun" w:cs="Mangal"/>
      <w:kern w:val="3"/>
      <w:lang w:eastAsia="zh-CN" w:bidi="hi-IN"/>
    </w:rPr>
  </w:style>
  <w:style w:type="paragraph" w:styleId="Textbody" w:customStyle="1">
    <w:name w:val="Text body"/>
    <w:basedOn w:val="Normal"/>
    <w:rsid w:val="001179BB"/>
    <w:pPr>
      <w:suppressAutoHyphens w:val="1"/>
      <w:autoSpaceDN w:val="0"/>
      <w:spacing w:after="140" w:line="276" w:lineRule="auto"/>
      <w:textAlignment w:val="baseline"/>
    </w:pPr>
    <w:rPr>
      <w:rFonts w:ascii="Liberation Serif" w:hAnsi="Liberation Serif" w:eastAsia="Arial Unicode MS" w:cs="Arial Unicode MS"/>
      <w:kern w:val="3"/>
      <w:lang w:eastAsia="zh-CN" w:bidi="hi-IN"/>
    </w:rPr>
  </w:style>
  <w:style w:type="character" w:styleId="Mentionnonrsolue1" w:customStyle="1">
    <w:name w:val="Mention non résolue1"/>
    <w:basedOn w:val="DefaultParagraphFont"/>
    <w:uiPriority w:val="99"/>
    <w:semiHidden w:val="1"/>
    <w:unhideWhenUsed w:val="1"/>
    <w:rsid w:val="00FB2F3A"/>
    <w:rPr>
      <w:color w:val="605e5c"/>
      <w:shd w:val="clear" w:color="auto" w:fill="e1dfdd"/>
    </w:rPr>
  </w:style>
  <w:style w:type="character" w:styleId="CommentReference">
    <w:name w:val="annotation reference"/>
    <w:basedOn w:val="DefaultParagraphFont"/>
    <w:uiPriority w:val="99"/>
    <w:semiHidden w:val="1"/>
    <w:unhideWhenUsed w:val="1"/>
    <w:rsid w:val="00370656"/>
    <w:rPr>
      <w:sz w:val="16"/>
      <w:szCs w:val="16"/>
    </w:rPr>
  </w:style>
  <w:style w:type="paragraph" w:styleId="CommentText">
    <w:name w:val="annotation text"/>
    <w:basedOn w:val="Normal"/>
    <w:link w:val="CommentTextChar"/>
    <w:uiPriority w:val="99"/>
    <w:unhideWhenUsed w:val="1"/>
    <w:rsid w:val="00370656"/>
    <w:rPr>
      <w:sz w:val="20"/>
      <w:szCs w:val="20"/>
    </w:rPr>
  </w:style>
  <w:style w:type="character" w:styleId="CommentTextChar" w:customStyle="1">
    <w:name w:val="Comment Text Char"/>
    <w:basedOn w:val="DefaultParagraphFont"/>
    <w:link w:val="CommentText"/>
    <w:uiPriority w:val="99"/>
    <w:rsid w:val="00370656"/>
    <w:rPr>
      <w:sz w:val="20"/>
      <w:szCs w:val="20"/>
    </w:rPr>
  </w:style>
  <w:style w:type="paragraph" w:styleId="CommentSubject">
    <w:name w:val="annotation subject"/>
    <w:basedOn w:val="CommentText"/>
    <w:next w:val="CommentText"/>
    <w:link w:val="CommentSubjectChar"/>
    <w:uiPriority w:val="99"/>
    <w:semiHidden w:val="1"/>
    <w:unhideWhenUsed w:val="1"/>
    <w:rsid w:val="00370656"/>
    <w:rPr>
      <w:b w:val="1"/>
      <w:bCs w:val="1"/>
    </w:rPr>
  </w:style>
  <w:style w:type="character" w:styleId="CommentSubjectChar" w:customStyle="1">
    <w:name w:val="Comment Subject Char"/>
    <w:basedOn w:val="CommentTextChar"/>
    <w:link w:val="CommentSubject"/>
    <w:uiPriority w:val="99"/>
    <w:semiHidden w:val="1"/>
    <w:rsid w:val="00370656"/>
    <w:rPr>
      <w:b w:val="1"/>
      <w:bCs w:val="1"/>
      <w:sz w:val="20"/>
      <w:szCs w:val="20"/>
    </w:rPr>
  </w:style>
  <w:style w:type="table" w:styleId="TableauListe3-Accentuation11" w:customStyle="1">
    <w:name w:val="Tableau Liste 3 - Accentuation 11"/>
    <w:basedOn w:val="TableNormal"/>
    <w:uiPriority w:val="48"/>
    <w:rsid w:val="00652B94"/>
    <w:pPr>
      <w:widowControl w:val="0"/>
    </w:pPr>
    <w:rPr>
      <w:sz w:val="22"/>
      <w:szCs w:val="22"/>
      <w:lang w:val="en-US"/>
    </w:r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val="1"/>
        <w:bCs w:val="1"/>
        <w:color w:val="ffffff" w:themeColor="background1"/>
      </w:rPr>
      <w:tblPr/>
      <w:tcPr>
        <w:shd w:val="clear" w:color="auto" w:fill="4472c4" w:themeFill="accent1"/>
      </w:tcPr>
    </w:tblStylePr>
    <w:tblStylePr w:type="lastRow">
      <w:rPr>
        <w:b w:val="1"/>
        <w:bCs w:val="1"/>
      </w:rPr>
      <w:tblPr/>
      <w:tcPr>
        <w:tcBorders>
          <w:top w:val="double" w:color="4472c4" w:themeColor="accent1" w:sz="4" w:space="0"/>
        </w:tcBorders>
        <w:shd w:val="clear" w:color="auto" w:fill="ffffff" w:themeFill="background1"/>
      </w:tcPr>
    </w:tblStylePr>
    <w:tblStylePr w:type="firstCol">
      <w:rPr>
        <w:b w:val="1"/>
        <w:bCs w:val="1"/>
      </w:rPr>
      <w:tblPr/>
      <w:tcPr>
        <w:tcBorders>
          <w:right w:val="nil" w:sz="0" w:space="0"/>
        </w:tcBorders>
        <w:shd w:val="clear" w:color="auto" w:fill="ffffff" w:themeFill="background1"/>
      </w:tcPr>
    </w:tblStylePr>
    <w:tblStylePr w:type="lastCol">
      <w:rPr>
        <w:b w:val="1"/>
        <w:bCs w:val="1"/>
      </w:rPr>
      <w:tblPr/>
      <w:tcPr>
        <w:tcBorders>
          <w:left w:val="nil" w:sz="0" w:space="0"/>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4472c4" w:themeColor="accent1" w:sz="4" w:space="0"/>
          <w:left w:val="nil" w:sz="0" w:space="0"/>
        </w:tcBorders>
      </w:tcPr>
    </w:tblStylePr>
    <w:tblStylePr w:type="swCell">
      <w:tblPr/>
      <w:tcPr>
        <w:tcBorders>
          <w:top w:val="double" w:color="4472c4" w:themeColor="accent1" w:sz="4" w:space="0"/>
          <w:right w:val="nil" w:sz="0" w:space="0"/>
        </w:tcBorders>
      </w:tcPr>
    </w:tblStylePr>
  </w:style>
  <w:style w:type="character" w:styleId="Heading9Char" w:customStyle="1">
    <w:name w:val="Heading 9 Char"/>
    <w:basedOn w:val="DefaultParagraphFont"/>
    <w:link w:val="Heading9"/>
    <w:uiPriority w:val="9"/>
    <w:semiHidden w:val="1"/>
    <w:rsid w:val="00412DC1"/>
    <w:rPr>
      <w:rFonts w:asciiTheme="majorHAnsi" w:hAnsiTheme="majorHAnsi" w:eastAsiaTheme="majorEastAsia" w:cstheme="majorBidi"/>
      <w:i w:val="1"/>
      <w:iCs w:val="1"/>
      <w:color w:val="272727" w:themeColor="text1" w:themeTint="0000D8"/>
      <w:sz w:val="21"/>
      <w:szCs w:val="21"/>
    </w:rPr>
  </w:style>
  <w:style w:type="paragraph" w:styleId="Default" w:customStyle="1">
    <w:name w:val="Default"/>
    <w:rsid w:val="008B27AF"/>
    <w:pPr>
      <w:autoSpaceDE w:val="0"/>
      <w:autoSpaceDN w:val="0"/>
      <w:adjustRightInd w:val="0"/>
    </w:pPr>
    <w:rPr>
      <w:rFonts w:ascii="Arial" w:hAnsi="Arial" w:cs="Arial"/>
      <w:color w:val="000000"/>
    </w:rPr>
  </w:style>
  <w:style w:type="character" w:styleId="ListParagraphChar" w:customStyle="1">
    <w:name w:val="List Paragraph Char"/>
    <w:aliases w:val="Paragraphe de liste;Paragraphe Char"/>
    <w:basedOn w:val="DefaultParagraphFont"/>
    <w:link w:val="ListParagraph"/>
    <w:uiPriority w:val="34"/>
    <w:qFormat w:val="1"/>
    <w:rsid w:val="008B27AF"/>
    <w:rPr>
      <w:sz w:val="22"/>
      <w:szCs w:val="22"/>
    </w:rPr>
  </w:style>
  <w:style w:type="character" w:styleId="Internetlink" w:customStyle="1">
    <w:name w:val="Internet link"/>
    <w:basedOn w:val="DefaultParagraphFont"/>
    <w:rsid w:val="008B27AF"/>
    <w:rPr>
      <w:color w:val="0563c1"/>
      <w:u w:val="single"/>
    </w:rPr>
  </w:style>
  <w:style w:type="table" w:styleId="TableauGrille1Clair-Accentuation11" w:customStyle="1">
    <w:name w:val="Tableau Grille 1 Clair - Accentuation 11"/>
    <w:basedOn w:val="TableNormal"/>
    <w:uiPriority w:val="46"/>
    <w:rsid w:val="00E33EC9"/>
    <w:tblPr>
      <w:tblStyleRowBandSize w:val="1"/>
      <w:tblStyleColBandSize w:val="1"/>
      <w:tblBorders>
        <w:top w:val="single" w:color="b4c6e7" w:themeColor="accent1" w:themeTint="000066" w:sz="4" w:space="0"/>
        <w:left w:val="single" w:color="b4c6e7" w:themeColor="accent1" w:themeTint="000066" w:sz="4" w:space="0"/>
        <w:bottom w:val="single" w:color="b4c6e7" w:themeColor="accent1" w:themeTint="000066" w:sz="4" w:space="0"/>
        <w:right w:val="single" w:color="b4c6e7" w:themeColor="accent1" w:themeTint="000066" w:sz="4" w:space="0"/>
        <w:insideH w:val="single" w:color="b4c6e7" w:themeColor="accent1" w:themeTint="000066" w:sz="4" w:space="0"/>
        <w:insideV w:val="single" w:color="b4c6e7" w:themeColor="accent1" w:themeTint="000066" w:sz="4" w:space="0"/>
      </w:tblBorders>
    </w:tblPr>
    <w:tblStylePr w:type="firstRow">
      <w:rPr>
        <w:b w:val="1"/>
        <w:bCs w:val="1"/>
      </w:rPr>
      <w:tblPr/>
      <w:tcPr>
        <w:tcBorders>
          <w:bottom w:val="single" w:color="8eaadb" w:themeColor="accent1" w:themeTint="000099" w:sz="12" w:space="0"/>
        </w:tcBorders>
      </w:tcPr>
    </w:tblStylePr>
    <w:tblStylePr w:type="lastRow">
      <w:rPr>
        <w:b w:val="1"/>
        <w:bCs w:val="1"/>
      </w:rPr>
      <w:tblPr/>
      <w:tcPr>
        <w:tcBorders>
          <w:top w:val="double" w:color="8eaadb" w:themeColor="accent1" w:themeTint="000099" w:sz="2" w:space="0"/>
        </w:tcBorders>
      </w:tcPr>
    </w:tblStylePr>
    <w:tblStylePr w:type="firstCol">
      <w:rPr>
        <w:b w:val="1"/>
        <w:bCs w:val="1"/>
      </w:rPr>
    </w:tblStylePr>
    <w:tblStylePr w:type="lastCol">
      <w:rPr>
        <w:b w:val="1"/>
        <w:bCs w:val="1"/>
      </w:rPr>
    </w:tblStylePr>
  </w:style>
  <w:style w:type="character" w:styleId="Mentionnonrsolue2" w:customStyle="1">
    <w:name w:val="Mention non résolue2"/>
    <w:basedOn w:val="DefaultParagraphFont"/>
    <w:uiPriority w:val="99"/>
    <w:semiHidden w:val="1"/>
    <w:unhideWhenUsed w:val="1"/>
    <w:rsid w:val="00636143"/>
    <w:rPr>
      <w:color w:val="605e5c"/>
      <w:shd w:val="clear" w:color="auto" w:fill="e1dfdd"/>
    </w:rPr>
  </w:style>
  <w:style w:type="character" w:styleId="Heading2Char" w:customStyle="1">
    <w:name w:val="Heading 2 Char"/>
    <w:basedOn w:val="DefaultParagraphFont"/>
    <w:link w:val="Heading2"/>
    <w:uiPriority w:val="9"/>
    <w:rsid w:val="00FE393A"/>
    <w:rPr>
      <w:rFonts w:asciiTheme="majorHAnsi" w:hAnsiTheme="majorHAnsi" w:eastAsiaTheme="majorEastAsia" w:cstheme="majorBidi"/>
      <w:color w:val="2f5496" w:themeColor="accent1" w:themeShade="0000BF"/>
      <w:sz w:val="26"/>
      <w:szCs w:val="26"/>
    </w:rPr>
  </w:style>
  <w:style w:type="paragraph" w:styleId="Revision">
    <w:name w:val="Revision"/>
    <w:hidden w:val="1"/>
    <w:uiPriority w:val="99"/>
    <w:semiHidden w:val="1"/>
    <w:rsid w:val="00AE4BEE"/>
  </w:style>
  <w:style w:type="table" w:styleId="TableauGrille1Clair-Accentuation111" w:customStyle="1">
    <w:name w:val="Tableau Grille 1 Clair - Accentuation 111"/>
    <w:basedOn w:val="TableNormal"/>
    <w:uiPriority w:val="46"/>
    <w:rsid w:val="00B03DCA"/>
    <w:tblPr>
      <w:tblStyleRowBandSize w:val="1"/>
      <w:tblStyleColBandSize w:val="1"/>
      <w:tblBorders>
        <w:top w:val="single" w:color="b4c6e7" w:themeColor="accent1" w:themeTint="000066" w:sz="4" w:space="0"/>
        <w:left w:val="single" w:color="b4c6e7" w:themeColor="accent1" w:themeTint="000066" w:sz="4" w:space="0"/>
        <w:bottom w:val="single" w:color="b4c6e7" w:themeColor="accent1" w:themeTint="000066" w:sz="4" w:space="0"/>
        <w:right w:val="single" w:color="b4c6e7" w:themeColor="accent1" w:themeTint="000066" w:sz="4" w:space="0"/>
        <w:insideH w:val="single" w:color="b4c6e7" w:themeColor="accent1" w:themeTint="000066" w:sz="4" w:space="0"/>
        <w:insideV w:val="single" w:color="b4c6e7" w:themeColor="accent1" w:themeTint="000066" w:sz="4" w:space="0"/>
      </w:tblBorders>
    </w:tblPr>
    <w:tblStylePr w:type="firstRow">
      <w:rPr>
        <w:b w:val="1"/>
        <w:bCs w:val="1"/>
      </w:rPr>
      <w:tblPr/>
      <w:tcPr>
        <w:tcBorders>
          <w:bottom w:val="single" w:color="8eaadb" w:themeColor="accent1" w:themeTint="000099" w:sz="12" w:space="0"/>
        </w:tcBorders>
      </w:tcPr>
    </w:tblStylePr>
    <w:tblStylePr w:type="lastRow">
      <w:rPr>
        <w:b w:val="1"/>
        <w:bCs w:val="1"/>
      </w:rPr>
      <w:tblPr/>
      <w:tcPr>
        <w:tcBorders>
          <w:top w:val="double" w:color="8eaadb" w:themeColor="accent1" w:themeTint="000099" w:sz="2" w:space="0"/>
        </w:tcBorders>
      </w:tcPr>
    </w:tblStylePr>
    <w:tblStylePr w:type="firstCol">
      <w:rPr>
        <w:b w:val="1"/>
        <w:bCs w:val="1"/>
      </w:rPr>
    </w:tblStylePr>
    <w:tblStylePr w:type="lastCol">
      <w:rPr>
        <w:b w:val="1"/>
        <w:bCs w:val="1"/>
      </w:rPr>
    </w:tblStylePr>
  </w:style>
  <w:style w:type="character" w:styleId="Mentionnonrsolue21" w:customStyle="1">
    <w:name w:val="Mention non résolue21"/>
    <w:basedOn w:val="DefaultParagraphFont"/>
    <w:uiPriority w:val="99"/>
    <w:semiHidden w:val="1"/>
    <w:unhideWhenUsed w:val="1"/>
    <w:rsid w:val="00EA4BD0"/>
    <w:rPr>
      <w:color w:val="605e5c"/>
      <w:shd w:val="clear" w:color="auto" w:fill="e1dfdd"/>
    </w:rPr>
  </w:style>
  <w:style w:type="character" w:styleId="apple-converted-space" w:customStyle="1">
    <w:name w:val="apple-converted-space"/>
    <w:basedOn w:val="DefaultParagraphFont"/>
    <w:rsid w:val="00EA4BD0"/>
  </w:style>
  <w:style w:type="character" w:styleId="object" w:customStyle="1">
    <w:name w:val="object"/>
    <w:basedOn w:val="DefaultParagraphFont"/>
    <w:rsid w:val="00EA4BD0"/>
  </w:style>
  <w:style w:type="paragraph" w:styleId="Textersum" w:customStyle="1">
    <w:name w:val="Texte résumé"/>
    <w:basedOn w:val="Normal"/>
    <w:uiPriority w:val="99"/>
    <w:qFormat w:val="1"/>
    <w:rsid w:val="00844E56"/>
    <w:pPr>
      <w:spacing w:line="300" w:lineRule="exact"/>
      <w:jc w:val="both"/>
    </w:pPr>
    <w:rPr>
      <w:rFonts w:ascii="Century Gothic" w:hAnsi="Century Gothic" w:eastAsia="Times New Roman" w:cstheme="minorHAnsi"/>
      <w:sz w:val="21"/>
      <w:lang w:eastAsia="fr-FR"/>
    </w:rPr>
  </w:style>
  <w:style w:type="paragraph" w:styleId="BodyText">
    <w:name w:val="Body Text"/>
    <w:basedOn w:val="Normal"/>
    <w:link w:val="BodyTextChar"/>
    <w:uiPriority w:val="99"/>
    <w:unhideWhenUsed w:val="1"/>
    <w:rsid w:val="00E217D5"/>
    <w:pPr>
      <w:spacing w:before="120"/>
      <w:jc w:val="both"/>
    </w:pPr>
  </w:style>
  <w:style w:type="character" w:styleId="BodyTextChar" w:customStyle="1">
    <w:name w:val="Body Text Char"/>
    <w:basedOn w:val="DefaultParagraphFont"/>
    <w:link w:val="BodyText"/>
    <w:uiPriority w:val="99"/>
    <w:rsid w:val="00E217D5"/>
  </w:style>
  <w:style w:type="paragraph" w:styleId="BodyText2">
    <w:name w:val="Body Text 2"/>
    <w:basedOn w:val="Normal"/>
    <w:link w:val="BodyText2Char"/>
    <w:uiPriority w:val="99"/>
    <w:unhideWhenUsed w:val="1"/>
    <w:rsid w:val="007A56D6"/>
    <w:pPr>
      <w:spacing w:before="120"/>
      <w:jc w:val="both"/>
    </w:pPr>
    <w:rPr>
      <w:sz w:val="22"/>
      <w:szCs w:val="22"/>
    </w:rPr>
  </w:style>
  <w:style w:type="character" w:styleId="BodyText2Char" w:customStyle="1">
    <w:name w:val="Body Text 2 Char"/>
    <w:basedOn w:val="DefaultParagraphFont"/>
    <w:link w:val="BodyText2"/>
    <w:uiPriority w:val="99"/>
    <w:rsid w:val="007A56D6"/>
    <w:rPr>
      <w:sz w:val="22"/>
      <w:szCs w:val="22"/>
    </w:rPr>
  </w:style>
  <w:style w:type="character" w:styleId="PlaceholderText">
    <w:name w:val="Placeholder Text"/>
    <w:basedOn w:val="DefaultParagraphFont"/>
    <w:uiPriority w:val="99"/>
    <w:semiHidden w:val="1"/>
    <w:rsid w:val="00A82B87"/>
    <w:rPr>
      <w:color w:val="808080"/>
    </w:rPr>
  </w:style>
  <w:style w:type="paragraph" w:styleId="NormalWeb">
    <w:name w:val="Normal (Web)"/>
    <w:basedOn w:val="Normal"/>
    <w:uiPriority w:val="99"/>
    <w:unhideWhenUsed w:val="1"/>
    <w:rsid w:val="00F02506"/>
    <w:pPr>
      <w:spacing w:before="115"/>
      <w:jc w:val="both"/>
    </w:pPr>
    <w:rPr>
      <w:rFonts w:ascii="Times New Roman" w:hAnsi="Times New Roman" w:eastAsia="Times New Roman" w:cs="Times New Roman"/>
      <w:lang w:val="en-US"/>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paragraph" w:styleId="Subtitle">
    <w:name w:val="Subtitle0"/>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glossaryDocument" Target="glossary/document.xml" Id="R35489aa02e2b4d51"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1cd61df-6c0c-4a92-9b32-8a8a486f4cc9}"/>
      </w:docPartPr>
      <w:docPartBody>
        <w:p w14:paraId="064DC18B">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aDRi1asMw+6tkTvLVUK1rv29JQ==">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2022-02-04T22:11:00.0000000Z</dcterms:created>
  <dc:creator>Microsoft Office User</dc:creator>
  <lastModifiedBy>Harold Ollivier</lastModifiedBy>
  <dcterms:modified xsi:type="dcterms:W3CDTF">2022-02-07T19:32:01.8905526Z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861b9d-47cf-4fa9-b565-a0b0c80f812c_Enabled">
    <vt:lpwstr>true</vt:lpwstr>
  </property>
  <property fmtid="{D5CDD505-2E9C-101B-9397-08002B2CF9AE}" pid="3" name="MSIP_Label_95861b9d-47cf-4fa9-b565-a0b0c80f812c_SetDate">
    <vt:lpwstr>2021-03-17T10:47:55Z</vt:lpwstr>
  </property>
  <property fmtid="{D5CDD505-2E9C-101B-9397-08002B2CF9AE}" pid="4" name="MSIP_Label_95861b9d-47cf-4fa9-b565-a0b0c80f812c_Method">
    <vt:lpwstr>Privileged</vt:lpwstr>
  </property>
  <property fmtid="{D5CDD505-2E9C-101B-9397-08002B2CF9AE}" pid="5" name="MSIP_Label_95861b9d-47cf-4fa9-b565-a0b0c80f812c_Name">
    <vt:lpwstr>95861b9d-47cf-4fa9-b565-a0b0c80f812c</vt:lpwstr>
  </property>
  <property fmtid="{D5CDD505-2E9C-101B-9397-08002B2CF9AE}" pid="6" name="MSIP_Label_95861b9d-47cf-4fa9-b565-a0b0c80f812c_SiteId">
    <vt:lpwstr>6eab6365-8194-49c6-a4d0-e2d1a0fbeb74</vt:lpwstr>
  </property>
  <property fmtid="{D5CDD505-2E9C-101B-9397-08002B2CF9AE}" pid="7" name="MSIP_Label_95861b9d-47cf-4fa9-b565-a0b0c80f812c_ActionId">
    <vt:lpwstr>2422f4a9-e14f-4c5a-848c-313fc2c26c93</vt:lpwstr>
  </property>
  <property fmtid="{D5CDD505-2E9C-101B-9397-08002B2CF9AE}" pid="8" name="MSIP_Label_95861b9d-47cf-4fa9-b565-a0b0c80f812c_ContentBits">
    <vt:lpwstr>0</vt:lpwstr>
  </property>
</Properties>
</file>